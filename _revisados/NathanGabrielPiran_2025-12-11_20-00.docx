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9F2E" w14:textId="0CE8E5AD" w:rsidR="00BB3651" w:rsidRDefault="00EB0351" w:rsidP="00BB3651">
      <w:pPr>
        <w:pStyle w:val="TF-TTULOTCC"/>
      </w:pPr>
      <w:r>
        <w:t>Praiaconnect: aplicativo para consulta e avalições de praias</w:t>
      </w:r>
      <w:del w:id="0" w:author="Dalton Solano dos Reis" w:date="2025-12-11T20:16:00Z" w16du:dateUtc="2025-12-11T23:16:00Z">
        <w:r w:rsidDel="0047355A">
          <w:delText xml:space="preserve"> </w:delText>
        </w:r>
        <w:r w:rsidR="00BB3651" w:rsidDel="0047355A">
          <w:delText>– BCC</w:delText>
        </w:r>
      </w:del>
    </w:p>
    <w:p w14:paraId="6305AA89" w14:textId="1F7C4629" w:rsidR="00BB3651" w:rsidRDefault="00896036" w:rsidP="005E4D96">
      <w:pPr>
        <w:pStyle w:val="TF-AUTORES"/>
        <w:rPr>
          <w:b w:val="0"/>
          <w:lang w:val="pt-BR"/>
        </w:rPr>
      </w:pPr>
      <w:r>
        <w:rPr>
          <w:lang w:val="pt-BR"/>
        </w:rPr>
        <w:t xml:space="preserve">Nathan Gabriel Piran, Marcos Rogério Cardoso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0DE9A7D8" w:rsidR="00EC5071" w:rsidRPr="00EC5071" w:rsidRDefault="00896036" w:rsidP="00EC5071">
      <w:pPr>
        <w:pStyle w:val="TF-EMAIL"/>
      </w:pPr>
      <w:r>
        <w:t>npiran@furb.br</w:t>
      </w:r>
      <w:r w:rsidR="00EC5071" w:rsidRPr="00EC5071">
        <w:t xml:space="preserve">, </w:t>
      </w:r>
      <w:r w:rsidRPr="00896036">
        <w:t>mcardoso@furb.br</w:t>
      </w:r>
    </w:p>
    <w:p w14:paraId="0BBDE8E3" w14:textId="414D0AD1" w:rsidR="00F255FC" w:rsidRPr="005E4D96" w:rsidRDefault="005E4D96" w:rsidP="005E4D96">
      <w:pPr>
        <w:pStyle w:val="TF-RESUMO"/>
      </w:pPr>
      <w:r w:rsidRPr="006E712F">
        <w:rPr>
          <w:b/>
        </w:rPr>
        <w:t>Resumo:</w:t>
      </w:r>
      <w:r w:rsidR="006E712F">
        <w:t xml:space="preserve"> </w:t>
      </w:r>
      <w:r w:rsidR="006E712F" w:rsidRPr="006E712F">
        <w:t>Este trabalho tem como objetivo desenvolver, um aplicativo móvel destinado à consulta, avaliação e recomendação de praias brasileiras. A metodologia adotada envolveu levantamento de requisitos, modelagem, desenvolvimento em plataforma</w:t>
      </w:r>
      <w:r w:rsidR="006E712F">
        <w:t xml:space="preserve"> móvel</w:t>
      </w:r>
      <w:r w:rsidR="006E712F" w:rsidRPr="006E712F">
        <w:t xml:space="preserve">, integração com serviços de geolocalização e clima, e utilização </w:t>
      </w:r>
      <w:r w:rsidR="00737673" w:rsidRPr="006E712F">
        <w:t>dos serviços</w:t>
      </w:r>
      <w:r w:rsidR="00C959F3">
        <w:t xml:space="preserve"> do Google </w:t>
      </w:r>
      <w:r w:rsidR="006E712F" w:rsidRPr="006E712F">
        <w:t>Firebase para armazenamento em nuvem. Como resultados, obteve-se um sistema funcional capaz de apresentar informações detalhadas sobre praias, permitir avaliações multimídia, sugerir locais, exibir distâncias em tempo real e oferecer ferramentas administrativas para gestão de dados. Conclui-se que o aplicativo atende às necessidades identificadas, centraliza funcionalidades e</w:t>
      </w:r>
      <w:r w:rsidR="00737673">
        <w:t xml:space="preserve"> se apresenta como</w:t>
      </w:r>
      <w:r w:rsidR="006E712F" w:rsidRPr="006E712F">
        <w:t xml:space="preserve"> uma alternativa prática para usuários que buscam informações atualizadas e avaliações colaborativas sobre praias.</w:t>
      </w:r>
    </w:p>
    <w:p w14:paraId="0F9BF9BA" w14:textId="107F6B57" w:rsidR="00F255FC" w:rsidRPr="002879A7" w:rsidRDefault="00F255FC" w:rsidP="002879A7">
      <w:pPr>
        <w:pStyle w:val="TF-PALAVRASCHAVE"/>
      </w:pPr>
      <w:r w:rsidRPr="002879A7">
        <w:rPr>
          <w:b/>
        </w:rPr>
        <w:t>Palavras-chav</w:t>
      </w:r>
      <w:r w:rsidR="00896036">
        <w:rPr>
          <w:b/>
        </w:rPr>
        <w:t xml:space="preserve">e: </w:t>
      </w:r>
      <w:r w:rsidR="00896036">
        <w:t>Praias. Aplicativo. Dispositivos móveis. Avaliações</w:t>
      </w:r>
      <w:r w:rsidR="000C6459">
        <w:t>.</w:t>
      </w:r>
      <w:r w:rsidR="00A660E7">
        <w:t xml:space="preserve"> Google Firebase.</w:t>
      </w:r>
    </w:p>
    <w:p w14:paraId="6DC7FCF4" w14:textId="77777777" w:rsidR="00D804E0" w:rsidRDefault="00F255FC" w:rsidP="00C211BE">
      <w:pPr>
        <w:pStyle w:val="Ttulo1"/>
      </w:pPr>
      <w:bookmarkStart w:id="1" w:name="_Toc511928422"/>
      <w:bookmarkStart w:id="2" w:name="_Toc420723208"/>
      <w:bookmarkStart w:id="3" w:name="_Toc482682369"/>
      <w:bookmarkStart w:id="4" w:name="_Toc54164903"/>
      <w:bookmarkStart w:id="5" w:name="_Toc54165663"/>
      <w:bookmarkStart w:id="6" w:name="_Toc54169315"/>
      <w:bookmarkStart w:id="7" w:name="_Toc96347419"/>
      <w:bookmarkStart w:id="8" w:name="_Toc96357709"/>
      <w:bookmarkStart w:id="9" w:name="_Toc96491849"/>
      <w:r w:rsidRPr="00D804E0">
        <w:t>Introdução</w:t>
      </w:r>
      <w:bookmarkEnd w:id="1"/>
    </w:p>
    <w:p w14:paraId="5A60F41D" w14:textId="1007A89C" w:rsidR="00FA3612" w:rsidRPr="00CB7144" w:rsidRDefault="00FA3612" w:rsidP="00FA3612">
      <w:pPr>
        <w:pStyle w:val="TF-TEXTO"/>
      </w:pPr>
      <w:r w:rsidRPr="00CB7144">
        <w:t>O litoral brasileiro desempenha um papel fundamental para a sociedade, seja no aspecto cultural, econômico ou turístico. As praias, presentes em praticamente todo o território nacional, representam espaços de lazer, contato com a natureza e de prática de esportes, além de contribuírem de forma expressiva para o desenvolvimento econômico local. Estudos apontam que o oceano respondeu por aproximadamente 19% do PIB brasileiro em 2015 (</w:t>
      </w:r>
      <w:commentRangeStart w:id="10"/>
      <w:r w:rsidRPr="00CB7144">
        <w:t>CARVALHO</w:t>
      </w:r>
      <w:commentRangeEnd w:id="10"/>
      <w:r w:rsidR="00D105AD" w:rsidRPr="00CB7144">
        <w:rPr>
          <w:rStyle w:val="Refdecomentrio"/>
          <w:sz w:val="20"/>
          <w:szCs w:val="20"/>
        </w:rPr>
        <w:commentReference w:id="10"/>
      </w:r>
      <w:r w:rsidRPr="00CB7144">
        <w:t>, 2018), evidenciando a relevância direta e indireta desses ambientes para o país. Nesse contexto, a gestão adequada e a valorização das praias são fundamentais não apenas para o turismo, mas também para a qualidade de vida das comunidades que dependem desses espaços.</w:t>
      </w:r>
    </w:p>
    <w:p w14:paraId="17E3E631" w14:textId="10DC11BC" w:rsidR="00FA3612" w:rsidRPr="00CB7144" w:rsidRDefault="00FA3612" w:rsidP="00FA3612">
      <w:pPr>
        <w:pStyle w:val="TF-TEXTO"/>
      </w:pPr>
      <w:r w:rsidRPr="00CB7144">
        <w:t>Com o aumento do acesso à internet e a ampla utilização de dispositivos móveis, cresce também a busca por ferramentas digitais que auxiliem usuários na tomada de decisão sobre destinos turísticos. Aplicativos e sites já oferecem métricas de clima e condições marítimas, entretanto, observa-se uma carência de soluções específicas que agreguem informações completas e personalizadas sobre as praias brasileiras, incluindo avaliações de visitantes, registros fotográficos e indicadores de balneabilidade. Essa ausência de informações centralizadas pode comprometer a experiência dos turistas e frequentadores ocasionais, além de limitar a percepção de gestores públicos sobre a satisfação dos usuários.</w:t>
      </w:r>
    </w:p>
    <w:p w14:paraId="0890E107" w14:textId="65A12173" w:rsidR="00FA3612" w:rsidRPr="00CB7144" w:rsidRDefault="00FA3612" w:rsidP="00FA3612">
      <w:pPr>
        <w:pStyle w:val="TF-TEXTO"/>
      </w:pPr>
      <w:r w:rsidRPr="00CB7144">
        <w:t>Segundo Buhalis e Law (2008), as Tecnologias da Informação e Comunicação (TIC) são essenciais para a promoção da qualidade dos serviços turísticos e para a criação de comunidades virtuais de compartilhamento de experiências. Nesse sentido, a possibilidade de reunir em uma única plataforma dados oficiais, condições ambientais em tempo real e avaliações de frequentadores fortalece a tomada de decisão e a transparência para turistas, surfistas, moradores locais e autoridades.</w:t>
      </w:r>
    </w:p>
    <w:p w14:paraId="094190CB" w14:textId="6B7A0117" w:rsidR="00FA3612" w:rsidRPr="00CB7144" w:rsidRDefault="00FA3612" w:rsidP="00FA3612">
      <w:pPr>
        <w:pStyle w:val="TF-TEXTO"/>
      </w:pPr>
      <w:r w:rsidRPr="00CB7144">
        <w:t xml:space="preserve">Diante desse cenário, este trabalho </w:t>
      </w:r>
      <w:commentRangeStart w:id="11"/>
      <w:r w:rsidRPr="00CB7144">
        <w:t xml:space="preserve">propõe </w:t>
      </w:r>
      <w:commentRangeEnd w:id="11"/>
      <w:r w:rsidR="00D105AD" w:rsidRPr="00CB7144">
        <w:rPr>
          <w:rStyle w:val="Refdecomentrio"/>
          <w:sz w:val="20"/>
          <w:szCs w:val="20"/>
        </w:rPr>
        <w:commentReference w:id="11"/>
      </w:r>
      <w:r w:rsidRPr="00CB7144">
        <w:t xml:space="preserve">o desenvolvimento do </w:t>
      </w:r>
      <w:r w:rsidR="007E3EE5" w:rsidRPr="00CB7144">
        <w:t>PraiaConnect</w:t>
      </w:r>
      <w:r w:rsidRPr="00CB7144">
        <w:t>, um aplicativo móvel multiplataforma que permite a consulta de informações sobre as praias brasileiras. O sistema oferece dados climáticos e marítimos integrados, além de possibilitar que usuários registrem suas experiências por meio de avaliações. Com isso, busca-se apoiar a escolha de destinos, ampliar a satisfação dos visitantes e fornecer subsídios para gestores públicos e empreendedores locais.</w:t>
      </w:r>
    </w:p>
    <w:p w14:paraId="64D2B0FD" w14:textId="66B75B58" w:rsidR="005A4E5A" w:rsidDel="00D105AD" w:rsidRDefault="00FA3612" w:rsidP="00FA3612">
      <w:pPr>
        <w:pStyle w:val="TF-TEXTO"/>
        <w:rPr>
          <w:del w:id="12" w:author="Dalton Solano dos Reis" w:date="2025-12-10T19:43:00Z" w16du:dateUtc="2025-12-10T22:43:00Z"/>
        </w:rPr>
      </w:pPr>
      <w:r w:rsidRPr="00CB7144">
        <w:t>O objetivo geral deste trabalho é desenvolver um aplicativo para dispositivos móveis que auxilie usuários na escolha e avaliação de praias brasileiras, integrando dados climáticos, marítimos e sociais. Como objetivos específicos, destacam-se:</w:t>
      </w:r>
      <w:ins w:id="13" w:author="Dalton Solano dos Reis" w:date="2025-12-10T19:43:00Z" w16du:dateUtc="2025-12-10T22:43:00Z">
        <w:r w:rsidR="00D105AD">
          <w:t xml:space="preserve"> (i) </w:t>
        </w:r>
      </w:ins>
    </w:p>
    <w:p w14:paraId="0C332F8E" w14:textId="252BADD4" w:rsidR="005A4E5A" w:rsidDel="00D105AD" w:rsidRDefault="0008420B">
      <w:pPr>
        <w:pStyle w:val="TF-TEXTO"/>
        <w:rPr>
          <w:del w:id="14" w:author="Dalton Solano dos Reis" w:date="2025-12-10T19:43:00Z" w16du:dateUtc="2025-12-10T22:43:00Z"/>
        </w:rPr>
        <w:pPrChange w:id="15" w:author="Dalton Solano dos Reis" w:date="2025-12-10T19:43:00Z" w16du:dateUtc="2025-12-10T22:43:00Z">
          <w:pPr>
            <w:pStyle w:val="TF-TEXTO"/>
            <w:numPr>
              <w:numId w:val="16"/>
            </w:numPr>
            <w:ind w:left="1069" w:hanging="360"/>
          </w:pPr>
        </w:pPrChange>
      </w:pPr>
      <w:r>
        <w:t xml:space="preserve">disponibilizar informações atualizadas sobre condições ambientais </w:t>
      </w:r>
      <w:r w:rsidR="009903CA">
        <w:t xml:space="preserve">e características </w:t>
      </w:r>
      <w:r>
        <w:t>das praias;</w:t>
      </w:r>
      <w:ins w:id="16" w:author="Dalton Solano dos Reis" w:date="2025-12-10T19:43:00Z" w16du:dateUtc="2025-12-10T22:43:00Z">
        <w:r w:rsidR="00D105AD">
          <w:t xml:space="preserve"> (ii) </w:t>
        </w:r>
      </w:ins>
    </w:p>
    <w:p w14:paraId="65648A6E" w14:textId="5E6BE693" w:rsidR="0008420B" w:rsidDel="00D105AD" w:rsidRDefault="00626A12">
      <w:pPr>
        <w:pStyle w:val="TF-TEXTO"/>
        <w:rPr>
          <w:del w:id="17" w:author="Dalton Solano dos Reis" w:date="2025-12-10T19:43:00Z" w16du:dateUtc="2025-12-10T22:43:00Z"/>
        </w:rPr>
        <w:pPrChange w:id="18" w:author="Dalton Solano dos Reis" w:date="2025-12-10T19:43:00Z" w16du:dateUtc="2025-12-10T22:43:00Z">
          <w:pPr>
            <w:pStyle w:val="TF-TEXTO"/>
            <w:numPr>
              <w:numId w:val="16"/>
            </w:numPr>
            <w:ind w:left="1069" w:hanging="360"/>
          </w:pPr>
        </w:pPrChange>
      </w:pPr>
      <w:r>
        <w:t xml:space="preserve">permitir a inserção de avaliações das praias com </w:t>
      </w:r>
      <w:r w:rsidR="00153D3E">
        <w:t xml:space="preserve">notas, </w:t>
      </w:r>
      <w:r>
        <w:t>imagens</w:t>
      </w:r>
      <w:r w:rsidR="00153D3E">
        <w:t xml:space="preserve"> e </w:t>
      </w:r>
      <w:r>
        <w:t>comentários pelos usuários;</w:t>
      </w:r>
      <w:ins w:id="19" w:author="Dalton Solano dos Reis" w:date="2025-12-10T19:43:00Z" w16du:dateUtc="2025-12-10T22:43:00Z">
        <w:r w:rsidR="00D105AD">
          <w:t xml:space="preserve"> (iii) </w:t>
        </w:r>
      </w:ins>
    </w:p>
    <w:p w14:paraId="7DA2DE50" w14:textId="3175071F" w:rsidR="009903CA" w:rsidDel="00D105AD" w:rsidRDefault="0049705D">
      <w:pPr>
        <w:pStyle w:val="TF-TEXTO"/>
        <w:rPr>
          <w:del w:id="20" w:author="Dalton Solano dos Reis" w:date="2025-12-10T19:43:00Z" w16du:dateUtc="2025-12-10T22:43:00Z"/>
        </w:rPr>
        <w:pPrChange w:id="21" w:author="Dalton Solano dos Reis" w:date="2025-12-10T19:43:00Z" w16du:dateUtc="2025-12-10T22:43:00Z">
          <w:pPr>
            <w:pStyle w:val="TF-TEXTO"/>
            <w:numPr>
              <w:numId w:val="16"/>
            </w:numPr>
            <w:ind w:left="1069" w:hanging="360"/>
          </w:pPr>
        </w:pPrChange>
      </w:pPr>
      <w:r>
        <w:t xml:space="preserve">utilizar a localização do usuário para </w:t>
      </w:r>
      <w:r w:rsidR="001267F3">
        <w:t xml:space="preserve">apresentar </w:t>
      </w:r>
      <w:r w:rsidR="00E114F7">
        <w:t xml:space="preserve">as praias e garantir </w:t>
      </w:r>
      <w:r w:rsidR="006C7531">
        <w:t>o funcionamento de outras funcionalidades do aplicativo móvel;</w:t>
      </w:r>
      <w:ins w:id="22" w:author="Dalton Solano dos Reis" w:date="2025-12-10T19:43:00Z" w16du:dateUtc="2025-12-10T22:43:00Z">
        <w:r w:rsidR="00D105AD">
          <w:t xml:space="preserve"> (</w:t>
        </w:r>
      </w:ins>
      <w:ins w:id="23" w:author="Dalton Solano dos Reis" w:date="2025-12-10T19:44:00Z" w16du:dateUtc="2025-12-10T22:44:00Z">
        <w:r w:rsidR="00D105AD">
          <w:t>i</w:t>
        </w:r>
      </w:ins>
      <w:ins w:id="24" w:author="Dalton Solano dos Reis" w:date="2025-12-10T19:43:00Z" w16du:dateUtc="2025-12-10T22:43:00Z">
        <w:r w:rsidR="00D105AD">
          <w:t xml:space="preserve">v) </w:t>
        </w:r>
      </w:ins>
    </w:p>
    <w:p w14:paraId="187766B6" w14:textId="400633F3" w:rsidR="005B7AEA" w:rsidRDefault="005B7AEA">
      <w:pPr>
        <w:pStyle w:val="TF-TEXTO"/>
        <w:pPrChange w:id="25" w:author="Dalton Solano dos Reis" w:date="2025-12-10T19:43:00Z" w16du:dateUtc="2025-12-10T22:43:00Z">
          <w:pPr>
            <w:pStyle w:val="TF-TEXTO"/>
            <w:numPr>
              <w:numId w:val="16"/>
            </w:numPr>
            <w:ind w:left="1069" w:hanging="360"/>
          </w:pPr>
        </w:pPrChange>
      </w:pPr>
      <w:r>
        <w:t>apoiar o planejamento turístico e a gestão pública por meio de coleta de feedback dos visitantes</w:t>
      </w:r>
      <w:ins w:id="26" w:author="Dalton Solano dos Reis" w:date="2025-12-10T19:44:00Z" w16du:dateUtc="2025-12-10T22:44:00Z">
        <w:r w:rsidR="00D105AD">
          <w:t>.</w:t>
        </w:r>
      </w:ins>
      <w:del w:id="27" w:author="Dalton Solano dos Reis" w:date="2025-12-10T19:44:00Z" w16du:dateUtc="2025-12-10T22:44:00Z">
        <w:r w:rsidDel="00D105AD">
          <w:delText>;</w:delText>
        </w:r>
      </w:del>
    </w:p>
    <w:p w14:paraId="0E64294D" w14:textId="77777777" w:rsidR="00F255FC" w:rsidRDefault="00F255FC" w:rsidP="00C211BE">
      <w:pPr>
        <w:pStyle w:val="Ttulo1"/>
      </w:pPr>
      <w:bookmarkStart w:id="28" w:name="_Toc54164913"/>
      <w:bookmarkStart w:id="29" w:name="_Toc54165667"/>
      <w:bookmarkStart w:id="30" w:name="_Toc54169325"/>
      <w:bookmarkStart w:id="31" w:name="_Toc96347431"/>
      <w:bookmarkStart w:id="32" w:name="_Toc96357715"/>
      <w:bookmarkStart w:id="33" w:name="_Toc96491858"/>
      <w:bookmarkStart w:id="34" w:name="_Toc511928431"/>
      <w:bookmarkStart w:id="35" w:name="_Toc419598587"/>
      <w:bookmarkEnd w:id="2"/>
      <w:bookmarkEnd w:id="3"/>
      <w:bookmarkEnd w:id="4"/>
      <w:bookmarkEnd w:id="5"/>
      <w:bookmarkEnd w:id="6"/>
      <w:bookmarkEnd w:id="7"/>
      <w:bookmarkEnd w:id="8"/>
      <w:bookmarkEnd w:id="9"/>
      <w:r>
        <w:lastRenderedPageBreak/>
        <w:t>FUNDAMENTAÇÃO TEÓRICA</w:t>
      </w:r>
      <w:bookmarkEnd w:id="28"/>
      <w:bookmarkEnd w:id="29"/>
      <w:bookmarkEnd w:id="30"/>
      <w:bookmarkEnd w:id="31"/>
      <w:bookmarkEnd w:id="32"/>
      <w:bookmarkEnd w:id="33"/>
      <w:bookmarkEnd w:id="34"/>
    </w:p>
    <w:p w14:paraId="33911796" w14:textId="4ED4BEB8" w:rsidR="00CA3B74" w:rsidRDefault="0018799A" w:rsidP="001B2F1E">
      <w:pPr>
        <w:pStyle w:val="TF-TEXTO"/>
      </w:pPr>
      <w:r w:rsidRPr="00CB7144">
        <w:t>Esta seção descreve os conceitos fundamentais desse trabalho de forma a dar ênfase e contexto ao seu objetivo</w:t>
      </w:r>
      <w:r w:rsidR="00CA3B74" w:rsidRPr="00CB7144">
        <w:t>.</w:t>
      </w:r>
      <w:r w:rsidRPr="00CB7144">
        <w:t xml:space="preserve"> As subseções estão organizadas da seguinte forma: A subseção 2.1 apresenta uma breve explicação do que são e a importância dos aplicativos móveis para o mundo atual. A subseção 2.2 relata a relevância da difusão de experiências e informações entre os usuários. Por fim, a subseção 2.3 discute sobre os trabalhos correlatos.</w:t>
      </w:r>
    </w:p>
    <w:p w14:paraId="60429A33" w14:textId="732A7A4F" w:rsidR="00CA3B74" w:rsidRDefault="00ED7017" w:rsidP="00281D23">
      <w:pPr>
        <w:pStyle w:val="Ttulo2"/>
      </w:pPr>
      <w:commentRangeStart w:id="36"/>
      <w:r>
        <w:t xml:space="preserve">APLICATIVOS </w:t>
      </w:r>
      <w:commentRangeEnd w:id="36"/>
      <w:r w:rsidR="00D105AD">
        <w:rPr>
          <w:rStyle w:val="Refdecomentrio"/>
          <w:sz w:val="20"/>
          <w:szCs w:val="20"/>
        </w:rPr>
        <w:commentReference w:id="36"/>
      </w:r>
      <w:r>
        <w:t>PARA DISPOSITIVOS MÓVEIS</w:t>
      </w:r>
    </w:p>
    <w:p w14:paraId="7C7317F4" w14:textId="77777777" w:rsidR="0018799A" w:rsidRPr="00CB7144" w:rsidRDefault="00ED7017" w:rsidP="001B2F1E">
      <w:pPr>
        <w:pStyle w:val="TF-TEXTO"/>
      </w:pPr>
      <w:r w:rsidRPr="00CB7144">
        <w:t xml:space="preserve">Conforme descreve Pressman (2021), os softwares fornecem características e funções de acordo com as instruções que recebem. Além disso, Pressman (2021) também relata que os aplicativos móveis são uma categoria de software voltada às redes que visa solucionar uma necessidade específica geralmente residente em dispositivos móveis. </w:t>
      </w:r>
    </w:p>
    <w:p w14:paraId="76228605" w14:textId="38F3CFAE" w:rsidR="00F255FC" w:rsidRDefault="00ED7017" w:rsidP="001B2F1E">
      <w:pPr>
        <w:pStyle w:val="TF-TEXTO"/>
      </w:pPr>
      <w:r w:rsidRPr="00CB7144">
        <w:t xml:space="preserve">Do mesmo, no enfoque deste projeto, conforme Soares </w:t>
      </w:r>
      <w:r w:rsidRPr="00CB7144">
        <w:rPr>
          <w:i/>
          <w:iCs/>
        </w:rPr>
        <w:t>et al.</w:t>
      </w:r>
      <w:r w:rsidRPr="00CB7144">
        <w:t xml:space="preserve"> (2022), a união entre as TICs e a oferta e demanda do turismo possibilitam o rápido desenvolvimento desse setor, especialmente para o marketing, distribuição, promoção e organização da atividade turística</w:t>
      </w:r>
      <w:r>
        <w:t>.</w:t>
      </w:r>
    </w:p>
    <w:p w14:paraId="257C5272" w14:textId="326C3288" w:rsidR="006C4279" w:rsidRDefault="0018799A" w:rsidP="00281D23">
      <w:pPr>
        <w:pStyle w:val="Ttulo2"/>
      </w:pPr>
      <w:commentRangeStart w:id="37"/>
      <w:r w:rsidRPr="00FD63B4">
        <w:t xml:space="preserve">EXPERIêNCIA </w:t>
      </w:r>
      <w:commentRangeEnd w:id="37"/>
      <w:r w:rsidR="00D105AD" w:rsidRPr="00FD63B4">
        <w:rPr>
          <w:rStyle w:val="Refdecomentrio"/>
          <w:sz w:val="20"/>
          <w:szCs w:val="20"/>
        </w:rPr>
        <w:commentReference w:id="37"/>
      </w:r>
      <w:r w:rsidRPr="00FD63B4">
        <w:t>DO USUÁRIO</w:t>
      </w:r>
      <w:r>
        <w:t xml:space="preserve"> – COMPARTILHAMENTO DE INFORMAÇÕES</w:t>
      </w:r>
    </w:p>
    <w:p w14:paraId="2AA91D7C" w14:textId="77777777" w:rsidR="00FE2CAD" w:rsidRDefault="0018799A" w:rsidP="001B2F1E">
      <w:pPr>
        <w:pStyle w:val="TF-TEXTO"/>
      </w:pPr>
      <w:r w:rsidRPr="00CB7144">
        <w:t xml:space="preserve">Como comprova o trabalho de </w:t>
      </w:r>
      <w:commentRangeStart w:id="38"/>
      <w:r w:rsidRPr="00CB7144">
        <w:t>Oliveira</w:t>
      </w:r>
      <w:commentRangeEnd w:id="38"/>
      <w:r w:rsidR="00415049" w:rsidRPr="00CB7144">
        <w:rPr>
          <w:rStyle w:val="Refdecomentrio"/>
          <w:sz w:val="20"/>
          <w:szCs w:val="20"/>
        </w:rPr>
        <w:commentReference w:id="38"/>
      </w:r>
      <w:r w:rsidRPr="00CB7144">
        <w:t xml:space="preserve"> (2016), que busca a avaliação dos usuários sobre os espaços de sol e praia na cidade de Natal, Rio Grande do Norte, a avaliação dos usuários e o compartilhamento de suas experiências possibilitam avaliar a qualidade dos serviços prestados por esses locais que fornecem diversos aspectos como biodiversidade, trabalho e lazer.</w:t>
      </w:r>
    </w:p>
    <w:p w14:paraId="2D73B728" w14:textId="2E273FA7" w:rsidR="006C4279" w:rsidRDefault="00253DDE" w:rsidP="001B2F1E">
      <w:pPr>
        <w:pStyle w:val="TF-TEXTO"/>
      </w:pPr>
      <w:r w:rsidRPr="00253DDE">
        <w:t>A experiência do usuário (</w:t>
      </w:r>
      <w:ins w:id="39" w:author="Dalton Solano dos Reis" w:date="2025-12-11T09:16:00Z" w16du:dateUtc="2025-12-11T12:16:00Z">
        <w:r w:rsidR="00FD63B4" w:rsidRPr="00FD63B4">
          <w:t xml:space="preserve">User Experience </w:t>
        </w:r>
        <w:r w:rsidR="00FD63B4">
          <w:t xml:space="preserve">- </w:t>
        </w:r>
      </w:ins>
      <w:r w:rsidRPr="00253DDE">
        <w:t>UX), segundo Buhalis e Law (2008), constitui um fator central no desenvolvimento de plataformas digitais voltadas ao turismo, pois está diretamente relacionada à forma como o indivíduo interage com o sistema e percebe o valor das informações disponibilizadas. Além disso, a troca de experiências — por meio de avaliações, fotos e relatos pessoais — promove uma inteligência coletiva que contribui para a construção de informações mais completas, atualizadas e confiáveis sobre as condições das praias e os serviços oferecidos.</w:t>
      </w:r>
    </w:p>
    <w:p w14:paraId="4B4647E8" w14:textId="77777777" w:rsidR="00A7748B" w:rsidRDefault="00A7748B" w:rsidP="00281D23">
      <w:pPr>
        <w:pStyle w:val="Ttulo2"/>
      </w:pPr>
      <w:commentRangeStart w:id="40"/>
      <w:r>
        <w:t xml:space="preserve">TRABALHOS </w:t>
      </w:r>
      <w:commentRangeEnd w:id="40"/>
      <w:r w:rsidR="00F54C47">
        <w:rPr>
          <w:rStyle w:val="Refdecomentrio"/>
          <w:sz w:val="20"/>
          <w:szCs w:val="20"/>
        </w:rPr>
        <w:commentReference w:id="40"/>
      </w:r>
      <w:commentRangeStart w:id="41"/>
      <w:r>
        <w:t>CORRELATOS</w:t>
      </w:r>
      <w:commentRangeEnd w:id="41"/>
      <w:r w:rsidR="00B35582">
        <w:rPr>
          <w:rStyle w:val="Refdecomentrio"/>
          <w:sz w:val="20"/>
          <w:szCs w:val="20"/>
        </w:rPr>
        <w:commentReference w:id="41"/>
      </w:r>
    </w:p>
    <w:p w14:paraId="624168F8" w14:textId="5A2CB4A9" w:rsidR="005816A3" w:rsidRDefault="00037A2D" w:rsidP="00037A2D">
      <w:pPr>
        <w:pStyle w:val="TF-TEXTO"/>
      </w:pPr>
      <w:r>
        <w:t xml:space="preserve">A subseção atual </w:t>
      </w:r>
      <w:commentRangeStart w:id="42"/>
      <w:r>
        <w:t xml:space="preserve">irá </w:t>
      </w:r>
      <w:commentRangeEnd w:id="42"/>
      <w:r w:rsidR="00FD63B4">
        <w:rPr>
          <w:rStyle w:val="Refdecomentrio"/>
          <w:sz w:val="20"/>
          <w:szCs w:val="20"/>
        </w:rPr>
        <w:commentReference w:id="42"/>
      </w:r>
      <w:r>
        <w:t>descrever os trabalhos correlatos encontrados que mais se assemelham ao objetivo proposto. O primeiro trabalho (</w:t>
      </w:r>
      <w:r w:rsidR="009B530F">
        <w:fldChar w:fldCharType="begin"/>
      </w:r>
      <w:r w:rsidR="009B530F">
        <w:instrText xml:space="preserve"> REF Quadro1 \h </w:instrText>
      </w:r>
      <w:r w:rsidR="009B530F">
        <w:fldChar w:fldCharType="separate"/>
      </w:r>
      <w:r w:rsidR="00050750">
        <w:t xml:space="preserve">Quadro </w:t>
      </w:r>
      <w:r w:rsidR="00050750">
        <w:rPr>
          <w:noProof/>
        </w:rPr>
        <w:t>1</w:t>
      </w:r>
      <w:r w:rsidR="009B530F">
        <w:fldChar w:fldCharType="end"/>
      </w:r>
      <w:r>
        <w:t>) visa a criação de um aplicativo que sirva como uma ferramenta informativa sobre os elementos de acessibilidade presentes nas praias da região de Múrcia, Espanha. O segundo trabalho (</w:t>
      </w:r>
      <w:r w:rsidR="00FE064D">
        <w:fldChar w:fldCharType="begin"/>
      </w:r>
      <w:r w:rsidR="00FE064D">
        <w:instrText xml:space="preserve"> REF Quadro2 \h </w:instrText>
      </w:r>
      <w:r w:rsidR="00FE064D">
        <w:fldChar w:fldCharType="separate"/>
      </w:r>
      <w:r w:rsidR="00050750">
        <w:t>Quadro 2</w:t>
      </w:r>
      <w:r w:rsidR="00FE064D">
        <w:fldChar w:fldCharType="end"/>
      </w:r>
      <w:r>
        <w:t>) analisou a satisfação de profissionais que trabalham na Praia do Futuro em Fortaleza, Ceará. O terceiro trabalho (</w:t>
      </w:r>
      <w:r w:rsidR="00FE064D">
        <w:fldChar w:fldCharType="begin"/>
      </w:r>
      <w:r w:rsidR="00FE064D">
        <w:instrText xml:space="preserve"> REF Quadro3 \h </w:instrText>
      </w:r>
      <w:r w:rsidR="00FE064D">
        <w:fldChar w:fldCharType="separate"/>
      </w:r>
      <w:r w:rsidR="00050750">
        <w:t>Quadro 3</w:t>
      </w:r>
      <w:r w:rsidR="00FE064D">
        <w:fldChar w:fldCharType="end"/>
      </w:r>
      <w:r>
        <w:t>) comparou a percepção dos visitantes sobre a qualidade dos serviços distribuídos em dois parques turísticos do Mato Grosso</w:t>
      </w:r>
      <w:r w:rsidR="004F628A">
        <w:t>.</w:t>
      </w:r>
      <w:r>
        <w:t xml:space="preserve"> Por último</w:t>
      </w:r>
      <w:r w:rsidR="0008660F">
        <w:t xml:space="preserve"> (</w:t>
      </w:r>
      <w:r w:rsidR="0008660F">
        <w:fldChar w:fldCharType="begin"/>
      </w:r>
      <w:r w:rsidR="0008660F">
        <w:instrText xml:space="preserve"> REF Quadro4 \h </w:instrText>
      </w:r>
      <w:r w:rsidR="0008660F">
        <w:fldChar w:fldCharType="separate"/>
      </w:r>
      <w:r w:rsidR="00050750">
        <w:t>Quadro 4</w:t>
      </w:r>
      <w:r w:rsidR="0008660F">
        <w:fldChar w:fldCharType="end"/>
      </w:r>
      <w:r w:rsidR="0008660F">
        <w:t>)</w:t>
      </w:r>
      <w:r>
        <w:t xml:space="preserve"> é apresentado o aplicativo móvel </w:t>
      </w:r>
      <w:r w:rsidR="0008660F">
        <w:t>NOSSA PRAIA</w:t>
      </w:r>
      <w:r w:rsidR="00CC6A25">
        <w:t xml:space="preserve"> que apresenta informações em tempo </w:t>
      </w:r>
      <w:r w:rsidR="00AE0090">
        <w:t xml:space="preserve">real </w:t>
      </w:r>
      <w:r w:rsidR="00CC6A25">
        <w:t>sobre as praias da região litorânea de Alagoas, Brasil.</w:t>
      </w:r>
    </w:p>
    <w:p w14:paraId="274FF58C" w14:textId="72F81808" w:rsidR="001E041C" w:rsidRDefault="001E041C" w:rsidP="00037A2D">
      <w:pPr>
        <w:pStyle w:val="TF-TEXTO"/>
      </w:pPr>
      <w:r w:rsidRPr="001E041C">
        <w:t xml:space="preserve">No </w:t>
      </w:r>
      <w:r w:rsidR="00FE064D">
        <w:fldChar w:fldCharType="begin"/>
      </w:r>
      <w:r w:rsidR="00FE064D">
        <w:instrText xml:space="preserve"> REF Quadro1 \h </w:instrText>
      </w:r>
      <w:r w:rsidR="00FE064D">
        <w:fldChar w:fldCharType="separate"/>
      </w:r>
      <w:r w:rsidR="00050750">
        <w:t xml:space="preserve">Quadro </w:t>
      </w:r>
      <w:r w:rsidR="00050750">
        <w:rPr>
          <w:noProof/>
        </w:rPr>
        <w:t>1</w:t>
      </w:r>
      <w:r w:rsidR="00FE064D">
        <w:fldChar w:fldCharType="end"/>
      </w:r>
      <w:r w:rsidRPr="001E041C">
        <w:t xml:space="preserve"> é apresentado o trabalho de Mayordomo-Martínez </w:t>
      </w:r>
      <w:r w:rsidRPr="00FE064D">
        <w:rPr>
          <w:i/>
          <w:iCs/>
        </w:rPr>
        <w:t>et al.</w:t>
      </w:r>
      <w:r w:rsidRPr="001E041C">
        <w:t xml:space="preserve"> (2019) no qual o foco é analisar e implementar um aplicativo para dispositivos móveis que forneça importantes informações sobre a disponibilidade de equipamentos de acessibilidade nas praias da região de Múrcia, Espanha. O trabalho foi dividido em quatro seções sendo elas: identificar elementos de acessibilidade presentes nas praias da região (1), definição do estudo de campo (2), levantamento dos requisitos do aplicativo (3) e análise dos resultados (4).</w:t>
      </w:r>
    </w:p>
    <w:p w14:paraId="0264DC32" w14:textId="05967FFB" w:rsidR="005816A3" w:rsidRPr="00FD63B4" w:rsidRDefault="005816A3" w:rsidP="001B7764">
      <w:pPr>
        <w:pStyle w:val="TF-LEGENDA"/>
        <w:rPr>
          <w:lang w:val="en-US"/>
          <w:rPrChange w:id="43" w:author="Dalton Solano dos Reis" w:date="2025-12-11T09:21:00Z" w16du:dateUtc="2025-12-11T12:21:00Z">
            <w:rPr/>
          </w:rPrChange>
        </w:rPr>
      </w:pPr>
      <w:bookmarkStart w:id="44" w:name="_Ref520281304"/>
      <w:bookmarkStart w:id="45" w:name="Quadro1"/>
      <w:r w:rsidRPr="00FD63B4">
        <w:rPr>
          <w:lang w:val="en-US"/>
          <w:rPrChange w:id="46" w:author="Dalton Solano dos Reis" w:date="2025-12-11T09:21:00Z" w16du:dateUtc="2025-12-11T12:21:00Z">
            <w:rPr/>
          </w:rPrChange>
        </w:rPr>
        <w:t xml:space="preserve">Quadro </w:t>
      </w:r>
      <w:r w:rsidR="00050750">
        <w:fldChar w:fldCharType="begin"/>
      </w:r>
      <w:r w:rsidR="00050750" w:rsidRPr="00FD63B4">
        <w:rPr>
          <w:lang w:val="en-US"/>
          <w:rPrChange w:id="47" w:author="Dalton Solano dos Reis" w:date="2025-12-11T09:21:00Z" w16du:dateUtc="2025-12-11T12:21:00Z">
            <w:rPr/>
          </w:rPrChange>
        </w:rPr>
        <w:instrText xml:space="preserve"> SEQ Quadro \* ARABIC </w:instrText>
      </w:r>
      <w:r w:rsidR="00050750">
        <w:fldChar w:fldCharType="separate"/>
      </w:r>
      <w:r w:rsidR="00050750" w:rsidRPr="00FD63B4">
        <w:rPr>
          <w:noProof/>
          <w:lang w:val="en-US"/>
          <w:rPrChange w:id="48" w:author="Dalton Solano dos Reis" w:date="2025-12-11T09:21:00Z" w16du:dateUtc="2025-12-11T12:21:00Z">
            <w:rPr>
              <w:noProof/>
            </w:rPr>
          </w:rPrChange>
        </w:rPr>
        <w:t>1</w:t>
      </w:r>
      <w:r w:rsidR="00050750">
        <w:rPr>
          <w:noProof/>
        </w:rPr>
        <w:fldChar w:fldCharType="end"/>
      </w:r>
      <w:bookmarkEnd w:id="44"/>
      <w:bookmarkEnd w:id="45"/>
      <w:r w:rsidRPr="00FD63B4">
        <w:rPr>
          <w:lang w:val="en-US"/>
          <w:rPrChange w:id="49" w:author="Dalton Solano dos Reis" w:date="2025-12-11T09:21:00Z" w16du:dateUtc="2025-12-11T12:21:00Z">
            <w:rPr/>
          </w:rPrChange>
        </w:rPr>
        <w:t xml:space="preserve"> – </w:t>
      </w:r>
      <w:ins w:id="50" w:author="Dalton Solano dos Reis" w:date="2025-12-11T09:21:00Z" w16du:dateUtc="2025-12-11T12:21:00Z">
        <w:r w:rsidR="00FD63B4" w:rsidRPr="00FD63B4">
          <w:rPr>
            <w:lang w:val="en-US"/>
          </w:rPr>
          <w:t xml:space="preserve">Design </w:t>
        </w:r>
      </w:ins>
      <w:ins w:id="51" w:author="Dalton Solano dos Reis" w:date="2025-12-11T09:22:00Z" w16du:dateUtc="2025-12-11T12:22:00Z">
        <w:r w:rsidR="00FD63B4">
          <w:rPr>
            <w:lang w:val="en-US"/>
          </w:rPr>
          <w:t>a</w:t>
        </w:r>
      </w:ins>
      <w:ins w:id="52" w:author="Dalton Solano dos Reis" w:date="2025-12-11T09:21:00Z" w16du:dateUtc="2025-12-11T12:21:00Z">
        <w:r w:rsidR="00FD63B4" w:rsidRPr="00FD63B4">
          <w:rPr>
            <w:lang w:val="en-US"/>
          </w:rPr>
          <w:t xml:space="preserve">nd Development </w:t>
        </w:r>
      </w:ins>
      <w:ins w:id="53" w:author="Dalton Solano dos Reis" w:date="2025-12-11T09:22:00Z" w16du:dateUtc="2025-12-11T12:22:00Z">
        <w:r w:rsidR="00FD63B4">
          <w:rPr>
            <w:lang w:val="en-US"/>
          </w:rPr>
          <w:t>o</w:t>
        </w:r>
      </w:ins>
      <w:ins w:id="54" w:author="Dalton Solano dos Reis" w:date="2025-12-11T09:21:00Z" w16du:dateUtc="2025-12-11T12:21:00Z">
        <w:r w:rsidR="00FD63B4" w:rsidRPr="00FD63B4">
          <w:rPr>
            <w:lang w:val="en-US"/>
          </w:rPr>
          <w:t xml:space="preserve">f </w:t>
        </w:r>
      </w:ins>
      <w:ins w:id="55" w:author="Dalton Solano dos Reis" w:date="2025-12-11T09:23:00Z" w16du:dateUtc="2025-12-11T12:23:00Z">
        <w:r w:rsidR="003F5E4E">
          <w:rPr>
            <w:lang w:val="en-US"/>
          </w:rPr>
          <w:t>a</w:t>
        </w:r>
      </w:ins>
      <w:ins w:id="56" w:author="Dalton Solano dos Reis" w:date="2025-12-11T09:21:00Z" w16du:dateUtc="2025-12-11T12:21:00Z">
        <w:r w:rsidR="00FD63B4" w:rsidRPr="00FD63B4">
          <w:rPr>
            <w:lang w:val="en-US"/>
          </w:rPr>
          <w:t xml:space="preserve"> Mobile App </w:t>
        </w:r>
      </w:ins>
      <w:ins w:id="57" w:author="Dalton Solano dos Reis" w:date="2025-12-11T09:22:00Z" w16du:dateUtc="2025-12-11T12:22:00Z">
        <w:r w:rsidR="00FD63B4">
          <w:rPr>
            <w:lang w:val="en-US"/>
          </w:rPr>
          <w:t>f</w:t>
        </w:r>
      </w:ins>
      <w:ins w:id="58" w:author="Dalton Solano dos Reis" w:date="2025-12-11T09:21:00Z" w16du:dateUtc="2025-12-11T12:21:00Z">
        <w:r w:rsidR="00FD63B4" w:rsidRPr="00FD63B4">
          <w:rPr>
            <w:lang w:val="en-US"/>
          </w:rPr>
          <w:t xml:space="preserve">or Accessible Beach Tourism Information </w:t>
        </w:r>
      </w:ins>
      <w:ins w:id="59" w:author="Dalton Solano dos Reis" w:date="2025-12-11T09:22:00Z" w16du:dateUtc="2025-12-11T12:22:00Z">
        <w:r w:rsidR="00FD63B4">
          <w:rPr>
            <w:lang w:val="en-US"/>
          </w:rPr>
          <w:t>f</w:t>
        </w:r>
      </w:ins>
      <w:ins w:id="60" w:author="Dalton Solano dos Reis" w:date="2025-12-11T09:21:00Z" w16du:dateUtc="2025-12-11T12:21:00Z">
        <w:r w:rsidR="00FD63B4" w:rsidRPr="00FD63B4">
          <w:rPr>
            <w:lang w:val="en-US"/>
          </w:rPr>
          <w:t>or People With Disabilities</w:t>
        </w:r>
      </w:ins>
      <w:del w:id="61" w:author="Dalton Solano dos Reis" w:date="2025-12-11T09:21:00Z" w16du:dateUtc="2025-12-11T12:21:00Z">
        <w:r w:rsidRPr="00FD63B4" w:rsidDel="00FD63B4">
          <w:rPr>
            <w:lang w:val="en-US"/>
            <w:rPrChange w:id="62" w:author="Dalton Solano dos Reis" w:date="2025-12-11T09:21:00Z" w16du:dateUtc="2025-12-11T12:21:00Z">
              <w:rPr/>
            </w:rPrChange>
          </w:rPr>
          <w:delText>Trabalho Correlato 1</w:delText>
        </w:r>
      </w:del>
    </w:p>
    <w:tbl>
      <w:tblPr>
        <w:tblW w:w="9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822"/>
      </w:tblGrid>
      <w:tr w:rsidR="00CC6A25" w14:paraId="37250259" w14:textId="77777777" w:rsidTr="00EB0351">
        <w:trPr>
          <w:jc w:val="center"/>
        </w:trPr>
        <w:tc>
          <w:tcPr>
            <w:tcW w:w="1699" w:type="dxa"/>
          </w:tcPr>
          <w:p w14:paraId="7260256E" w14:textId="77777777" w:rsidR="00CC6A25" w:rsidRPr="00FD63B4" w:rsidRDefault="00CC6A25" w:rsidP="00CC6A25">
            <w:pPr>
              <w:pStyle w:val="TF-TEXTO-QUADRO"/>
              <w:rPr>
                <w:sz w:val="18"/>
                <w:szCs w:val="18"/>
                <w:rPrChange w:id="63" w:author="Dalton Solano dos Reis" w:date="2025-12-11T09:22:00Z" w16du:dateUtc="2025-12-11T12:22:00Z">
                  <w:rPr/>
                </w:rPrChange>
              </w:rPr>
            </w:pPr>
            <w:r w:rsidRPr="00FD63B4">
              <w:rPr>
                <w:sz w:val="18"/>
                <w:szCs w:val="18"/>
                <w:rPrChange w:id="64" w:author="Dalton Solano dos Reis" w:date="2025-12-11T09:22:00Z" w16du:dateUtc="2025-12-11T12:22:00Z">
                  <w:rPr/>
                </w:rPrChange>
              </w:rPr>
              <w:t>Referência</w:t>
            </w:r>
          </w:p>
        </w:tc>
        <w:tc>
          <w:tcPr>
            <w:tcW w:w="7822" w:type="dxa"/>
          </w:tcPr>
          <w:p w14:paraId="29FAC9DC" w14:textId="1B51E9BC" w:rsidR="00CC6A25" w:rsidRPr="00FD63B4" w:rsidRDefault="00CC6A25" w:rsidP="00CC6A25">
            <w:pPr>
              <w:pStyle w:val="TF-TEXTO-QUADRO"/>
              <w:rPr>
                <w:sz w:val="18"/>
                <w:szCs w:val="18"/>
                <w:rPrChange w:id="65" w:author="Dalton Solano dos Reis" w:date="2025-12-11T09:22:00Z" w16du:dateUtc="2025-12-11T12:22:00Z">
                  <w:rPr/>
                </w:rPrChange>
              </w:rPr>
            </w:pPr>
            <w:r w:rsidRPr="00FD63B4">
              <w:rPr>
                <w:sz w:val="18"/>
                <w:szCs w:val="18"/>
              </w:rPr>
              <w:t xml:space="preserve">Mayordomo-Martínez </w:t>
            </w:r>
            <w:r w:rsidRPr="00FD63B4">
              <w:rPr>
                <w:i/>
                <w:iCs/>
                <w:sz w:val="18"/>
                <w:szCs w:val="18"/>
              </w:rPr>
              <w:t>et al.</w:t>
            </w:r>
            <w:r w:rsidRPr="00FD63B4">
              <w:rPr>
                <w:sz w:val="18"/>
                <w:szCs w:val="18"/>
              </w:rPr>
              <w:t xml:space="preserve"> (2019)</w:t>
            </w:r>
          </w:p>
        </w:tc>
      </w:tr>
      <w:tr w:rsidR="00CC6A25" w14:paraId="6F35EC71" w14:textId="77777777" w:rsidTr="00EB0351">
        <w:trPr>
          <w:jc w:val="center"/>
        </w:trPr>
        <w:tc>
          <w:tcPr>
            <w:tcW w:w="1699" w:type="dxa"/>
          </w:tcPr>
          <w:p w14:paraId="21D7DD23" w14:textId="77777777" w:rsidR="00CC6A25" w:rsidRPr="00FD63B4" w:rsidRDefault="00CC6A25" w:rsidP="00CC6A25">
            <w:pPr>
              <w:pStyle w:val="TF-TEXTO-QUADRO"/>
              <w:rPr>
                <w:sz w:val="18"/>
                <w:szCs w:val="18"/>
                <w:rPrChange w:id="66" w:author="Dalton Solano dos Reis" w:date="2025-12-11T09:22:00Z" w16du:dateUtc="2025-12-11T12:22:00Z">
                  <w:rPr/>
                </w:rPrChange>
              </w:rPr>
            </w:pPr>
            <w:r w:rsidRPr="00FD63B4">
              <w:rPr>
                <w:sz w:val="18"/>
                <w:szCs w:val="18"/>
                <w:rPrChange w:id="67" w:author="Dalton Solano dos Reis" w:date="2025-12-11T09:22:00Z" w16du:dateUtc="2025-12-11T12:22:00Z">
                  <w:rPr/>
                </w:rPrChange>
              </w:rPr>
              <w:t>Objetivos</w:t>
            </w:r>
          </w:p>
        </w:tc>
        <w:tc>
          <w:tcPr>
            <w:tcW w:w="7822" w:type="dxa"/>
          </w:tcPr>
          <w:p w14:paraId="57A6B09A" w14:textId="3080902A" w:rsidR="00CC6A25" w:rsidRPr="00FD63B4" w:rsidRDefault="00CC6A25" w:rsidP="00CC6A25">
            <w:pPr>
              <w:pStyle w:val="TF-TEXTO-QUADRO"/>
              <w:rPr>
                <w:sz w:val="18"/>
                <w:szCs w:val="18"/>
                <w:rPrChange w:id="68" w:author="Dalton Solano dos Reis" w:date="2025-12-11T09:22:00Z" w16du:dateUtc="2025-12-11T12:22:00Z">
                  <w:rPr/>
                </w:rPrChange>
              </w:rPr>
            </w:pPr>
            <w:r w:rsidRPr="00FD63B4">
              <w:rPr>
                <w:sz w:val="18"/>
                <w:szCs w:val="18"/>
              </w:rPr>
              <w:t>Identificação de elementos de acessibilidade presentes nas praias e criação de um aplicativo que apresente quais praias possuem esses elementos ou não.</w:t>
            </w:r>
          </w:p>
        </w:tc>
      </w:tr>
      <w:tr w:rsidR="00CC6A25" w14:paraId="50E7DFC8" w14:textId="77777777" w:rsidTr="00EB0351">
        <w:trPr>
          <w:jc w:val="center"/>
        </w:trPr>
        <w:tc>
          <w:tcPr>
            <w:tcW w:w="1699" w:type="dxa"/>
          </w:tcPr>
          <w:p w14:paraId="02BCAB42" w14:textId="77777777" w:rsidR="00CC6A25" w:rsidRPr="00FD63B4" w:rsidRDefault="00CC6A25" w:rsidP="00CC6A25">
            <w:pPr>
              <w:pStyle w:val="TF-TEXTO-QUADRO"/>
              <w:rPr>
                <w:sz w:val="18"/>
                <w:szCs w:val="18"/>
                <w:rPrChange w:id="69" w:author="Dalton Solano dos Reis" w:date="2025-12-11T09:22:00Z" w16du:dateUtc="2025-12-11T12:22:00Z">
                  <w:rPr/>
                </w:rPrChange>
              </w:rPr>
            </w:pPr>
            <w:r w:rsidRPr="00FD63B4">
              <w:rPr>
                <w:sz w:val="18"/>
                <w:szCs w:val="18"/>
                <w:rPrChange w:id="70" w:author="Dalton Solano dos Reis" w:date="2025-12-11T09:22:00Z" w16du:dateUtc="2025-12-11T12:22:00Z">
                  <w:rPr/>
                </w:rPrChange>
              </w:rPr>
              <w:t>Principais funcionalidades</w:t>
            </w:r>
          </w:p>
        </w:tc>
        <w:tc>
          <w:tcPr>
            <w:tcW w:w="7822" w:type="dxa"/>
          </w:tcPr>
          <w:p w14:paraId="7FDFA68C" w14:textId="4F275DF2" w:rsidR="00CC6A25" w:rsidRPr="00FD63B4" w:rsidRDefault="00CC6A25" w:rsidP="00CC6A25">
            <w:pPr>
              <w:pStyle w:val="TF-TEXTO-QUADRO"/>
              <w:rPr>
                <w:sz w:val="18"/>
                <w:szCs w:val="18"/>
                <w:rPrChange w:id="71" w:author="Dalton Solano dos Reis" w:date="2025-12-11T09:22:00Z" w16du:dateUtc="2025-12-11T12:22:00Z">
                  <w:rPr/>
                </w:rPrChange>
              </w:rPr>
            </w:pPr>
            <w:r w:rsidRPr="00FD63B4">
              <w:rPr>
                <w:sz w:val="18"/>
                <w:szCs w:val="18"/>
              </w:rPr>
              <w:t>Apresentar elementos de acessibilidade nas praias disponíveis.</w:t>
            </w:r>
          </w:p>
        </w:tc>
      </w:tr>
      <w:tr w:rsidR="00CC6A25" w14:paraId="200A0FFC" w14:textId="77777777" w:rsidTr="00EB0351">
        <w:trPr>
          <w:jc w:val="center"/>
        </w:trPr>
        <w:tc>
          <w:tcPr>
            <w:tcW w:w="1699" w:type="dxa"/>
          </w:tcPr>
          <w:p w14:paraId="6A80DCC3" w14:textId="77777777" w:rsidR="00CC6A25" w:rsidRPr="00FD63B4" w:rsidRDefault="00CC6A25" w:rsidP="00CC6A25">
            <w:pPr>
              <w:pStyle w:val="TF-TEXTO-QUADRO"/>
              <w:rPr>
                <w:sz w:val="18"/>
                <w:szCs w:val="18"/>
                <w:rPrChange w:id="72" w:author="Dalton Solano dos Reis" w:date="2025-12-11T09:22:00Z" w16du:dateUtc="2025-12-11T12:22:00Z">
                  <w:rPr/>
                </w:rPrChange>
              </w:rPr>
            </w:pPr>
            <w:r w:rsidRPr="00FD63B4">
              <w:rPr>
                <w:sz w:val="18"/>
                <w:szCs w:val="18"/>
                <w:rPrChange w:id="73" w:author="Dalton Solano dos Reis" w:date="2025-12-11T09:22:00Z" w16du:dateUtc="2025-12-11T12:22:00Z">
                  <w:rPr/>
                </w:rPrChange>
              </w:rPr>
              <w:t>Ferramentas de desenvolvimento</w:t>
            </w:r>
          </w:p>
        </w:tc>
        <w:tc>
          <w:tcPr>
            <w:tcW w:w="7822" w:type="dxa"/>
          </w:tcPr>
          <w:p w14:paraId="6054F69C" w14:textId="344BD9B7" w:rsidR="00CC6A25" w:rsidRPr="00FD63B4" w:rsidRDefault="00CC6A25" w:rsidP="00CC6A25">
            <w:pPr>
              <w:pStyle w:val="TF-TEXTO-QUADRO"/>
              <w:rPr>
                <w:sz w:val="18"/>
                <w:szCs w:val="18"/>
                <w:rPrChange w:id="74" w:author="Dalton Solano dos Reis" w:date="2025-12-11T09:22:00Z" w16du:dateUtc="2025-12-11T12:22:00Z">
                  <w:rPr/>
                </w:rPrChange>
              </w:rPr>
            </w:pPr>
            <w:r w:rsidRPr="00FD63B4">
              <w:rPr>
                <w:sz w:val="18"/>
                <w:szCs w:val="18"/>
              </w:rPr>
              <w:t>Android Studio, ReactJS, Java, JavaScript, SQLite e GIT.</w:t>
            </w:r>
          </w:p>
        </w:tc>
      </w:tr>
      <w:tr w:rsidR="00CC6A25" w14:paraId="3A090D49" w14:textId="77777777" w:rsidTr="00EB0351">
        <w:trPr>
          <w:jc w:val="center"/>
        </w:trPr>
        <w:tc>
          <w:tcPr>
            <w:tcW w:w="1699" w:type="dxa"/>
          </w:tcPr>
          <w:p w14:paraId="3D1402E6" w14:textId="77777777" w:rsidR="00CC6A25" w:rsidRPr="00FD63B4" w:rsidRDefault="00CC6A25" w:rsidP="00CC6A25">
            <w:pPr>
              <w:pStyle w:val="TF-TEXTO-QUADRO"/>
              <w:rPr>
                <w:sz w:val="18"/>
                <w:szCs w:val="18"/>
                <w:rPrChange w:id="75" w:author="Dalton Solano dos Reis" w:date="2025-12-11T09:22:00Z" w16du:dateUtc="2025-12-11T12:22:00Z">
                  <w:rPr/>
                </w:rPrChange>
              </w:rPr>
            </w:pPr>
            <w:r w:rsidRPr="00FD63B4">
              <w:rPr>
                <w:sz w:val="18"/>
                <w:szCs w:val="18"/>
                <w:rPrChange w:id="76" w:author="Dalton Solano dos Reis" w:date="2025-12-11T09:22:00Z" w16du:dateUtc="2025-12-11T12:22:00Z">
                  <w:rPr/>
                </w:rPrChange>
              </w:rPr>
              <w:t>Resultados e conclusões</w:t>
            </w:r>
          </w:p>
        </w:tc>
        <w:tc>
          <w:tcPr>
            <w:tcW w:w="7822" w:type="dxa"/>
          </w:tcPr>
          <w:p w14:paraId="3F88FC22" w14:textId="5CEC2249" w:rsidR="00CC6A25" w:rsidRPr="00FD63B4" w:rsidRDefault="00CC6A25" w:rsidP="00CC6A25">
            <w:pPr>
              <w:pStyle w:val="TF-TEXTO-QUADRO"/>
              <w:rPr>
                <w:sz w:val="18"/>
                <w:szCs w:val="18"/>
                <w:rPrChange w:id="77" w:author="Dalton Solano dos Reis" w:date="2025-12-11T09:22:00Z" w16du:dateUtc="2025-12-11T12:22:00Z">
                  <w:rPr/>
                </w:rPrChange>
              </w:rPr>
            </w:pPr>
            <w:r w:rsidRPr="00FD63B4">
              <w:rPr>
                <w:sz w:val="18"/>
                <w:szCs w:val="18"/>
              </w:rPr>
              <w:t xml:space="preserve">O conjunto de praias analisadas (68) foram classificadas em uma escala de 0 a 9 indicando o nível de acessibilidade que cada uma das praias oferece. Dessas, 27.9% (19) praias são pobres (nível na escala entre 0 e 2) em oferecer equipamentos de acessibilidade, 36.9% (25) são ricas (nível na escala entre 8 e 9) e o restante, 35,2% (24), são parcialmente equipadas (nível na escala entre 3 e 7). Em relação ao aplicativo, foram utilizados métodos e padrões a fim de enriquecer a usabilidade. Entretanto, não foram apresentadas as avaliações dos usuários para o aplicativo já que ele estava em fase de distribuição. Por fim, o trabalho de Mayordomo-Martínez </w:t>
            </w:r>
            <w:r w:rsidRPr="00FD63B4">
              <w:rPr>
                <w:i/>
                <w:iCs/>
                <w:sz w:val="18"/>
                <w:szCs w:val="18"/>
              </w:rPr>
              <w:t>et al.</w:t>
            </w:r>
            <w:r w:rsidRPr="00FD63B4">
              <w:rPr>
                <w:sz w:val="18"/>
                <w:szCs w:val="18"/>
              </w:rPr>
              <w:t xml:space="preserve"> (2019) espera que a utilização do aplicativo juntamente dos dados levantados aumente a consciência das autoridades locais sobre os serviços de acessibilidade disponíveis na região de Múrcia, Espanha.</w:t>
            </w:r>
          </w:p>
        </w:tc>
      </w:tr>
    </w:tbl>
    <w:p w14:paraId="3DEBA1F2" w14:textId="6A34BBAF" w:rsidR="00CC6A25" w:rsidRDefault="00A7748B" w:rsidP="00372DA8">
      <w:pPr>
        <w:pStyle w:val="TF-FONTE"/>
      </w:pPr>
      <w:r>
        <w:t>Fonte: elaborado pelo autor</w:t>
      </w:r>
      <w:r w:rsidR="00CC6A25">
        <w:t xml:space="preserve"> (2025)</w:t>
      </w:r>
      <w:r>
        <w:t>.</w:t>
      </w:r>
    </w:p>
    <w:p w14:paraId="031A6CE1" w14:textId="00AB8635" w:rsidR="00CC6A25" w:rsidRDefault="00CC6A25" w:rsidP="00CC6A25">
      <w:pPr>
        <w:pStyle w:val="TF-LEGENDA"/>
      </w:pPr>
      <w:bookmarkStart w:id="78" w:name="Figura1"/>
      <w:commentRangeStart w:id="79"/>
      <w:r>
        <w:lastRenderedPageBreak/>
        <w:t>Figur</w:t>
      </w:r>
      <w:commentRangeEnd w:id="79"/>
      <w:r w:rsidR="003F5E4E">
        <w:rPr>
          <w:rStyle w:val="Refdecomentrio"/>
          <w:sz w:val="20"/>
          <w:szCs w:val="20"/>
        </w:rPr>
        <w:commentReference w:id="79"/>
      </w:r>
      <w:r>
        <w:t>a 1</w:t>
      </w:r>
      <w:bookmarkEnd w:id="78"/>
      <w:r>
        <w:t xml:space="preserve"> – </w:t>
      </w:r>
      <w:commentRangeStart w:id="80"/>
      <w:del w:id="81" w:author="Dalton Solano dos Reis" w:date="2025-12-11T09:38:00Z" w16du:dateUtc="2025-12-11T12:38:00Z">
        <w:r w:rsidDel="00F54C47">
          <w:delText>Protóti</w:delText>
        </w:r>
        <w:commentRangeEnd w:id="80"/>
        <w:r w:rsidR="00F54C47" w:rsidDel="00F54C47">
          <w:rPr>
            <w:rStyle w:val="Refdecomentrio"/>
            <w:sz w:val="20"/>
            <w:szCs w:val="20"/>
          </w:rPr>
          <w:commentReference w:id="80"/>
        </w:r>
        <w:r w:rsidDel="00F54C47">
          <w:delText>po do Aplicativo do Trabalho Correlato 1</w:delText>
        </w:r>
      </w:del>
      <w:ins w:id="82" w:author="Dalton Solano dos Reis" w:date="2025-12-11T09:38:00Z" w16du:dateUtc="2025-12-11T12:38:00Z">
        <w:r w:rsidR="00F54C47">
          <w:t>Telas de funcionalidades do Aplicativo</w:t>
        </w:r>
      </w:ins>
    </w:p>
    <w:p w14:paraId="27CFAF4F" w14:textId="77777777" w:rsidR="00CC6A25" w:rsidRDefault="00CC6A25">
      <w:pPr>
        <w:pStyle w:val="TF-FIGURA"/>
        <w:pPrChange w:id="83" w:author="Dalton Solano dos Reis" w:date="2025-12-11T09:24:00Z" w16du:dateUtc="2025-12-11T12:24:00Z">
          <w:pPr>
            <w:jc w:val="center"/>
          </w:pPr>
        </w:pPrChange>
      </w:pPr>
      <w:r>
        <w:rPr>
          <w:noProof/>
        </w:rPr>
        <w:drawing>
          <wp:inline distT="0" distB="0" distL="0" distR="0" wp14:anchorId="41103541" wp14:editId="663DEAD8">
            <wp:extent cx="4621880" cy="1558470"/>
            <wp:effectExtent l="12700" t="12700" r="13970" b="16510"/>
            <wp:docPr id="381267652"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7652" name="Imagem 1" descr="Interface gráfica do usuário, Aplicativo&#10;&#10;Descrição gerada automaticamente"/>
                    <pic:cNvPicPr/>
                  </pic:nvPicPr>
                  <pic:blipFill>
                    <a:blip r:embed="rId15"/>
                    <a:stretch>
                      <a:fillRect/>
                    </a:stretch>
                  </pic:blipFill>
                  <pic:spPr>
                    <a:xfrm>
                      <a:off x="0" y="0"/>
                      <a:ext cx="4658047" cy="1570665"/>
                    </a:xfrm>
                    <a:prstGeom prst="rect">
                      <a:avLst/>
                    </a:prstGeom>
                    <a:ln w="12700" cap="sq">
                      <a:solidFill>
                        <a:srgbClr val="000000"/>
                      </a:solidFill>
                      <a:prstDash val="solid"/>
                      <a:miter lim="800000"/>
                    </a:ln>
                    <a:effectLst/>
                  </pic:spPr>
                </pic:pic>
              </a:graphicData>
            </a:graphic>
          </wp:inline>
        </w:drawing>
      </w:r>
    </w:p>
    <w:p w14:paraId="65852CAF" w14:textId="77777777" w:rsidR="00CC6A25" w:rsidDel="00F54C47" w:rsidRDefault="00CC6A25" w:rsidP="00CC6A25">
      <w:pPr>
        <w:pStyle w:val="TF-FONTE"/>
        <w:rPr>
          <w:del w:id="84" w:author="Dalton Solano dos Reis" w:date="2025-12-11T09:36:00Z" w16du:dateUtc="2025-12-11T12:36:00Z"/>
        </w:rPr>
      </w:pPr>
      <w:r>
        <w:t xml:space="preserve">Fonte: </w:t>
      </w:r>
      <w:r w:rsidRPr="00215701">
        <w:t>Mayordomo-Martínez</w:t>
      </w:r>
      <w:r>
        <w:t xml:space="preserve"> </w:t>
      </w:r>
      <w:r w:rsidRPr="00FB603E">
        <w:rPr>
          <w:i/>
          <w:iCs/>
        </w:rPr>
        <w:t>et al.</w:t>
      </w:r>
      <w:r>
        <w:t xml:space="preserve"> (2019).</w:t>
      </w:r>
    </w:p>
    <w:p w14:paraId="25150BE6" w14:textId="77777777" w:rsidR="00F05BFA" w:rsidRDefault="00F05BFA">
      <w:pPr>
        <w:pStyle w:val="TF-FONTE"/>
        <w:pPrChange w:id="85" w:author="Dalton Solano dos Reis" w:date="2025-12-11T09:36:00Z" w16du:dateUtc="2025-12-11T12:36:00Z">
          <w:pPr/>
        </w:pPrChange>
      </w:pPr>
    </w:p>
    <w:p w14:paraId="5B9E13E2" w14:textId="4C13AA91" w:rsidR="00F05BFA" w:rsidRDefault="00F05BFA" w:rsidP="00FE064D">
      <w:pPr>
        <w:pStyle w:val="TF-TEXTO"/>
      </w:pPr>
      <w:r w:rsidRPr="00F05BFA">
        <w:t xml:space="preserve">No </w:t>
      </w:r>
      <w:r w:rsidR="00FE064D">
        <w:fldChar w:fldCharType="begin"/>
      </w:r>
      <w:r w:rsidR="00FE064D">
        <w:instrText xml:space="preserve"> REF Quadro2 \h  \* MERGEFORMAT </w:instrText>
      </w:r>
      <w:r w:rsidR="00FE064D">
        <w:fldChar w:fldCharType="separate"/>
      </w:r>
      <w:r w:rsidR="00050750">
        <w:t>Quadro 2</w:t>
      </w:r>
      <w:r w:rsidR="00FE064D">
        <w:fldChar w:fldCharType="end"/>
      </w:r>
      <w:r w:rsidR="00FE064D">
        <w:t xml:space="preserve"> </w:t>
      </w:r>
      <w:r w:rsidRPr="00F05BFA">
        <w:t xml:space="preserve">é feito uma síntese do trabalho de Melo </w:t>
      </w:r>
      <w:r w:rsidRPr="00FE064D">
        <w:rPr>
          <w:i/>
          <w:iCs/>
        </w:rPr>
        <w:t>et al.</w:t>
      </w:r>
      <w:r w:rsidRPr="00F05BFA">
        <w:t xml:space="preserve"> (2012) que busca avaliar a satisfação de trabalhadores que operam na Praia do Futuro em Fortaleza, Ceará.</w:t>
      </w:r>
    </w:p>
    <w:p w14:paraId="3CC712C0" w14:textId="756560C4" w:rsidR="001E0BFD" w:rsidRPr="001B7764" w:rsidRDefault="001E0BFD" w:rsidP="001E0BFD">
      <w:pPr>
        <w:pStyle w:val="TF-LEGENDA"/>
      </w:pPr>
      <w:bookmarkStart w:id="86" w:name="_Ref173511264"/>
      <w:bookmarkStart w:id="87" w:name="Quadro2"/>
      <w:r>
        <w:t xml:space="preserve">Quadro </w:t>
      </w:r>
      <w:bookmarkEnd w:id="86"/>
      <w:r>
        <w:t>2</w:t>
      </w:r>
      <w:bookmarkEnd w:id="87"/>
      <w:r>
        <w:t xml:space="preserve"> – </w:t>
      </w:r>
      <w:ins w:id="88" w:author="Dalton Solano dos Reis" w:date="2025-12-11T09:26:00Z" w16du:dateUtc="2025-12-11T12:26:00Z">
        <w:r w:rsidR="003F5E4E">
          <w:t>E</w:t>
        </w:r>
      </w:ins>
      <w:ins w:id="89" w:author="Dalton Solano dos Reis" w:date="2025-12-11T09:25:00Z" w16du:dateUtc="2025-12-11T12:25:00Z">
        <w:r w:rsidR="003F5E4E" w:rsidRPr="003F5E4E">
          <w:t xml:space="preserve">ntre la </w:t>
        </w:r>
      </w:ins>
      <w:ins w:id="90" w:author="Dalton Solano dos Reis" w:date="2025-12-11T09:26:00Z" w16du:dateUtc="2025-12-11T12:26:00Z">
        <w:r w:rsidR="003F5E4E">
          <w:t>A</w:t>
        </w:r>
      </w:ins>
      <w:ins w:id="91" w:author="Dalton Solano dos Reis" w:date="2025-12-11T09:25:00Z" w16du:dateUtc="2025-12-11T12:25:00Z">
        <w:r w:rsidR="003F5E4E" w:rsidRPr="003F5E4E">
          <w:t xml:space="preserve">rena y </w:t>
        </w:r>
      </w:ins>
      <w:ins w:id="92" w:author="Dalton Solano dos Reis" w:date="2025-12-11T09:26:00Z" w16du:dateUtc="2025-12-11T12:26:00Z">
        <w:r w:rsidR="003F5E4E">
          <w:t>E</w:t>
        </w:r>
      </w:ins>
      <w:ins w:id="93" w:author="Dalton Solano dos Reis" w:date="2025-12-11T09:25:00Z" w16du:dateUtc="2025-12-11T12:25:00Z">
        <w:r w:rsidR="003F5E4E" w:rsidRPr="003F5E4E">
          <w:t xml:space="preserve">l </w:t>
        </w:r>
      </w:ins>
      <w:ins w:id="94" w:author="Dalton Solano dos Reis" w:date="2025-12-11T09:26:00Z" w16du:dateUtc="2025-12-11T12:26:00Z">
        <w:r w:rsidR="003F5E4E">
          <w:t>S</w:t>
        </w:r>
      </w:ins>
      <w:ins w:id="95" w:author="Dalton Solano dos Reis" w:date="2025-12-11T09:25:00Z" w16du:dateUtc="2025-12-11T12:25:00Z">
        <w:r w:rsidR="003F5E4E" w:rsidRPr="003F5E4E">
          <w:t xml:space="preserve">ol: </w:t>
        </w:r>
      </w:ins>
      <w:ins w:id="96" w:author="Dalton Solano dos Reis" w:date="2025-12-11T09:26:00Z" w16du:dateUtc="2025-12-11T12:26:00Z">
        <w:r w:rsidR="003F5E4E">
          <w:t>U</w:t>
        </w:r>
      </w:ins>
      <w:ins w:id="97" w:author="Dalton Solano dos Reis" w:date="2025-12-11T09:25:00Z" w16du:dateUtc="2025-12-11T12:25:00Z">
        <w:r w:rsidR="003F5E4E" w:rsidRPr="003F5E4E">
          <w:t xml:space="preserve">n </w:t>
        </w:r>
      </w:ins>
      <w:ins w:id="98" w:author="Dalton Solano dos Reis" w:date="2025-12-11T09:26:00Z" w16du:dateUtc="2025-12-11T12:26:00Z">
        <w:r w:rsidR="003F5E4E">
          <w:t>E</w:t>
        </w:r>
      </w:ins>
      <w:ins w:id="99" w:author="Dalton Solano dos Reis" w:date="2025-12-11T09:25:00Z" w16du:dateUtc="2025-12-11T12:25:00Z">
        <w:r w:rsidR="003F5E4E" w:rsidRPr="003F5E4E">
          <w:t xml:space="preserve">studio sobre la </w:t>
        </w:r>
      </w:ins>
      <w:ins w:id="100" w:author="Dalton Solano dos Reis" w:date="2025-12-11T09:26:00Z" w16du:dateUtc="2025-12-11T12:26:00Z">
        <w:r w:rsidR="003F5E4E">
          <w:t>S</w:t>
        </w:r>
      </w:ins>
      <w:ins w:id="101" w:author="Dalton Solano dos Reis" w:date="2025-12-11T09:25:00Z" w16du:dateUtc="2025-12-11T12:25:00Z">
        <w:r w:rsidR="003F5E4E" w:rsidRPr="003F5E4E">
          <w:t xml:space="preserve">atisfacción de </w:t>
        </w:r>
      </w:ins>
      <w:ins w:id="102" w:author="Dalton Solano dos Reis" w:date="2025-12-11T09:26:00Z" w16du:dateUtc="2025-12-11T12:26:00Z">
        <w:r w:rsidR="003F5E4E">
          <w:t>L</w:t>
        </w:r>
      </w:ins>
      <w:ins w:id="103" w:author="Dalton Solano dos Reis" w:date="2025-12-11T09:25:00Z" w16du:dateUtc="2025-12-11T12:25:00Z">
        <w:r w:rsidR="003F5E4E" w:rsidRPr="003F5E4E">
          <w:t xml:space="preserve">os </w:t>
        </w:r>
      </w:ins>
      <w:ins w:id="104" w:author="Dalton Solano dos Reis" w:date="2025-12-11T09:26:00Z" w16du:dateUtc="2025-12-11T12:26:00Z">
        <w:r w:rsidR="003F5E4E">
          <w:t>P</w:t>
        </w:r>
      </w:ins>
      <w:ins w:id="105" w:author="Dalton Solano dos Reis" w:date="2025-12-11T09:25:00Z" w16du:dateUtc="2025-12-11T12:25:00Z">
        <w:r w:rsidR="003F5E4E" w:rsidRPr="003F5E4E">
          <w:t xml:space="preserve">rofesionales que </w:t>
        </w:r>
      </w:ins>
      <w:ins w:id="106" w:author="Dalton Solano dos Reis" w:date="2025-12-11T09:26:00Z" w16du:dateUtc="2025-12-11T12:26:00Z">
        <w:r w:rsidR="003F5E4E">
          <w:t>T</w:t>
        </w:r>
      </w:ins>
      <w:ins w:id="107" w:author="Dalton Solano dos Reis" w:date="2025-12-11T09:25:00Z" w16du:dateUtc="2025-12-11T12:25:00Z">
        <w:r w:rsidR="003F5E4E" w:rsidRPr="003F5E4E">
          <w:t xml:space="preserve">rabajan en los </w:t>
        </w:r>
      </w:ins>
      <w:ins w:id="108" w:author="Dalton Solano dos Reis" w:date="2025-12-11T09:26:00Z" w16du:dateUtc="2025-12-11T12:26:00Z">
        <w:r w:rsidR="003F5E4E">
          <w:t>P</w:t>
        </w:r>
      </w:ins>
      <w:ins w:id="109" w:author="Dalton Solano dos Reis" w:date="2025-12-11T09:25:00Z" w16du:dateUtc="2025-12-11T12:25:00Z">
        <w:r w:rsidR="003F5E4E" w:rsidRPr="003F5E4E">
          <w:t xml:space="preserve">aradores de la </w:t>
        </w:r>
      </w:ins>
      <w:ins w:id="110" w:author="Dalton Solano dos Reis" w:date="2025-12-11T09:26:00Z" w16du:dateUtc="2025-12-11T12:26:00Z">
        <w:r w:rsidR="003F5E4E">
          <w:t>P</w:t>
        </w:r>
      </w:ins>
      <w:ins w:id="111" w:author="Dalton Solano dos Reis" w:date="2025-12-11T09:25:00Z" w16du:dateUtc="2025-12-11T12:25:00Z">
        <w:r w:rsidR="003F5E4E" w:rsidRPr="003F5E4E">
          <w:t>laya</w:t>
        </w:r>
      </w:ins>
      <w:del w:id="112" w:author="Dalton Solano dos Reis" w:date="2025-12-11T09:25:00Z" w16du:dateUtc="2025-12-11T12:25:00Z">
        <w:r w:rsidDel="003F5E4E">
          <w:delText>Trabalho Correlato 2</w:delText>
        </w:r>
      </w:del>
    </w:p>
    <w:tbl>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1E0BFD" w14:paraId="37EB22A3" w14:textId="77777777" w:rsidTr="00EB0351">
        <w:trPr>
          <w:jc w:val="center"/>
        </w:trPr>
        <w:tc>
          <w:tcPr>
            <w:tcW w:w="1447" w:type="dxa"/>
          </w:tcPr>
          <w:p w14:paraId="3C2728C4" w14:textId="77777777" w:rsidR="001E0BFD" w:rsidRPr="00E95A07" w:rsidRDefault="001E0BFD" w:rsidP="007D22DD">
            <w:pPr>
              <w:pStyle w:val="TF-TEXTO-QUADRO"/>
              <w:rPr>
                <w:sz w:val="18"/>
                <w:szCs w:val="18"/>
              </w:rPr>
            </w:pPr>
            <w:r w:rsidRPr="00E95A07">
              <w:rPr>
                <w:sz w:val="18"/>
                <w:szCs w:val="18"/>
              </w:rPr>
              <w:t>Referência</w:t>
            </w:r>
          </w:p>
        </w:tc>
        <w:tc>
          <w:tcPr>
            <w:tcW w:w="7501" w:type="dxa"/>
          </w:tcPr>
          <w:p w14:paraId="4553B8F3" w14:textId="77777777" w:rsidR="001E0BFD" w:rsidRPr="00E95A07" w:rsidRDefault="001E0BFD" w:rsidP="007D22DD">
            <w:pPr>
              <w:pStyle w:val="TF-TEXTO-QUADRO"/>
              <w:rPr>
                <w:sz w:val="18"/>
                <w:szCs w:val="18"/>
              </w:rPr>
            </w:pPr>
            <w:r>
              <w:rPr>
                <w:sz w:val="18"/>
                <w:szCs w:val="18"/>
              </w:rPr>
              <w:t xml:space="preserve">Melo </w:t>
            </w:r>
            <w:r w:rsidRPr="00D63739">
              <w:rPr>
                <w:i/>
                <w:iCs/>
                <w:sz w:val="18"/>
                <w:szCs w:val="18"/>
              </w:rPr>
              <w:t>et al.</w:t>
            </w:r>
            <w:r>
              <w:rPr>
                <w:sz w:val="18"/>
                <w:szCs w:val="18"/>
              </w:rPr>
              <w:t xml:space="preserve"> (2012)</w:t>
            </w:r>
          </w:p>
        </w:tc>
      </w:tr>
      <w:tr w:rsidR="001E0BFD" w14:paraId="4F6579D3" w14:textId="77777777" w:rsidTr="00EB0351">
        <w:trPr>
          <w:jc w:val="center"/>
        </w:trPr>
        <w:tc>
          <w:tcPr>
            <w:tcW w:w="1447" w:type="dxa"/>
          </w:tcPr>
          <w:p w14:paraId="529C9151" w14:textId="77777777" w:rsidR="001E0BFD" w:rsidRPr="00E95A07" w:rsidRDefault="001E0BFD" w:rsidP="007D22DD">
            <w:pPr>
              <w:pStyle w:val="TF-TEXTO-QUADRO"/>
              <w:rPr>
                <w:sz w:val="18"/>
                <w:szCs w:val="18"/>
              </w:rPr>
            </w:pPr>
            <w:r w:rsidRPr="00E95A07">
              <w:rPr>
                <w:sz w:val="18"/>
                <w:szCs w:val="18"/>
              </w:rPr>
              <w:t>Objetivos</w:t>
            </w:r>
          </w:p>
        </w:tc>
        <w:tc>
          <w:tcPr>
            <w:tcW w:w="7501" w:type="dxa"/>
          </w:tcPr>
          <w:p w14:paraId="5B7FC2EA" w14:textId="77777777" w:rsidR="001E0BFD" w:rsidRPr="00E95A07" w:rsidRDefault="001E0BFD" w:rsidP="007D22DD">
            <w:pPr>
              <w:pStyle w:val="TF-TEXTO-QUADRO"/>
              <w:rPr>
                <w:sz w:val="18"/>
                <w:szCs w:val="18"/>
              </w:rPr>
            </w:pPr>
            <w:r>
              <w:rPr>
                <w:sz w:val="18"/>
                <w:szCs w:val="18"/>
              </w:rPr>
              <w:t>Verificar a satisfação dos profissionais que atuam na Praia do Futuro em Fortaleza, Ceará.</w:t>
            </w:r>
          </w:p>
        </w:tc>
      </w:tr>
      <w:tr w:rsidR="001E0BFD" w14:paraId="0044749F" w14:textId="77777777" w:rsidTr="00EB0351">
        <w:trPr>
          <w:jc w:val="center"/>
        </w:trPr>
        <w:tc>
          <w:tcPr>
            <w:tcW w:w="1447" w:type="dxa"/>
          </w:tcPr>
          <w:p w14:paraId="02FF864C" w14:textId="77777777" w:rsidR="001E0BFD" w:rsidRPr="00E95A07" w:rsidRDefault="001E0BFD" w:rsidP="007D22DD">
            <w:pPr>
              <w:pStyle w:val="TF-TEXTO-QUADRO"/>
              <w:rPr>
                <w:sz w:val="18"/>
                <w:szCs w:val="18"/>
              </w:rPr>
            </w:pPr>
            <w:r w:rsidRPr="00E95A07">
              <w:rPr>
                <w:sz w:val="18"/>
                <w:szCs w:val="18"/>
              </w:rPr>
              <w:t>Principais funcionalidades</w:t>
            </w:r>
          </w:p>
        </w:tc>
        <w:tc>
          <w:tcPr>
            <w:tcW w:w="7501" w:type="dxa"/>
          </w:tcPr>
          <w:p w14:paraId="1FCFC1A4" w14:textId="77777777" w:rsidR="001E0BFD" w:rsidRPr="00E95A07" w:rsidRDefault="001E0BFD" w:rsidP="007D22DD">
            <w:pPr>
              <w:pStyle w:val="TF-TEXTO-QUADRO"/>
              <w:rPr>
                <w:sz w:val="18"/>
                <w:szCs w:val="18"/>
              </w:rPr>
            </w:pPr>
            <w:r>
              <w:rPr>
                <w:sz w:val="18"/>
                <w:szCs w:val="18"/>
              </w:rPr>
              <w:t>Identificar quais características são importantes para os profissionais que operam na Praia do Futuro em Fortaleza, Ceará e como essas características se relacionam com a satisfação geral desses trabalhadores.</w:t>
            </w:r>
          </w:p>
        </w:tc>
      </w:tr>
      <w:tr w:rsidR="001E0BFD" w14:paraId="7C8A6780" w14:textId="77777777" w:rsidTr="00EB0351">
        <w:trPr>
          <w:jc w:val="center"/>
        </w:trPr>
        <w:tc>
          <w:tcPr>
            <w:tcW w:w="1447" w:type="dxa"/>
          </w:tcPr>
          <w:p w14:paraId="5D3A992E" w14:textId="77777777" w:rsidR="001E0BFD" w:rsidRPr="00E95A07" w:rsidRDefault="001E0BFD" w:rsidP="007D22DD">
            <w:pPr>
              <w:pStyle w:val="TF-TEXTO-QUADRO"/>
              <w:rPr>
                <w:sz w:val="18"/>
                <w:szCs w:val="18"/>
              </w:rPr>
            </w:pPr>
            <w:r w:rsidRPr="00E95A07">
              <w:rPr>
                <w:sz w:val="18"/>
                <w:szCs w:val="18"/>
              </w:rPr>
              <w:t>Ferramentas de desenvolvimento</w:t>
            </w:r>
          </w:p>
        </w:tc>
        <w:tc>
          <w:tcPr>
            <w:tcW w:w="7501" w:type="dxa"/>
          </w:tcPr>
          <w:p w14:paraId="2C135401" w14:textId="77777777" w:rsidR="001E0BFD" w:rsidRPr="00E95A07" w:rsidRDefault="001E0BFD" w:rsidP="007D22DD">
            <w:pPr>
              <w:pStyle w:val="TF-TEXTO-QUADRO"/>
              <w:rPr>
                <w:sz w:val="18"/>
                <w:szCs w:val="18"/>
              </w:rPr>
            </w:pPr>
            <w:r>
              <w:rPr>
                <w:sz w:val="18"/>
                <w:szCs w:val="18"/>
              </w:rPr>
              <w:t>A pesquisa foi feita de forma exploratória e quantitativa utilizando a metodologia de análise descritiva e entrevista estruturada.</w:t>
            </w:r>
          </w:p>
        </w:tc>
      </w:tr>
      <w:tr w:rsidR="001E0BFD" w14:paraId="73DD52D3" w14:textId="77777777" w:rsidTr="00EB0351">
        <w:trPr>
          <w:jc w:val="center"/>
        </w:trPr>
        <w:tc>
          <w:tcPr>
            <w:tcW w:w="1447" w:type="dxa"/>
          </w:tcPr>
          <w:p w14:paraId="64B1A218" w14:textId="77777777" w:rsidR="001E0BFD" w:rsidRPr="00E95A07" w:rsidRDefault="001E0BFD" w:rsidP="007D22DD">
            <w:pPr>
              <w:pStyle w:val="TF-TEXTO-QUADRO"/>
              <w:rPr>
                <w:sz w:val="18"/>
                <w:szCs w:val="18"/>
              </w:rPr>
            </w:pPr>
            <w:r w:rsidRPr="00E95A07">
              <w:rPr>
                <w:sz w:val="18"/>
                <w:szCs w:val="18"/>
              </w:rPr>
              <w:t>Resultados e conclusões</w:t>
            </w:r>
          </w:p>
        </w:tc>
        <w:tc>
          <w:tcPr>
            <w:tcW w:w="7501" w:type="dxa"/>
          </w:tcPr>
          <w:p w14:paraId="0DA451A8" w14:textId="77777777" w:rsidR="001E0BFD" w:rsidRPr="00E95A07" w:rsidRDefault="001E0BFD" w:rsidP="007D22DD">
            <w:pPr>
              <w:pStyle w:val="TF-TEXTO-QUADRO"/>
              <w:rPr>
                <w:sz w:val="18"/>
                <w:szCs w:val="18"/>
              </w:rPr>
            </w:pPr>
            <w:r>
              <w:rPr>
                <w:sz w:val="18"/>
                <w:szCs w:val="18"/>
              </w:rPr>
              <w:t xml:space="preserve">Sobre o total de 101 profissionais entrevistados, 37.6% se sentem satisfeitos enquanto o restante (62,4%) se sentem insatisfeitos com o seu trabalho. Além disso, para contabilização das respostas diante das perguntas feitas nas entrevistas foi utilizado a escala de </w:t>
            </w:r>
            <w:r w:rsidRPr="008270B7">
              <w:rPr>
                <w:i/>
                <w:iCs/>
                <w:sz w:val="18"/>
                <w:szCs w:val="18"/>
              </w:rPr>
              <w:t>Likert</w:t>
            </w:r>
            <w:r>
              <w:rPr>
                <w:sz w:val="18"/>
                <w:szCs w:val="18"/>
              </w:rPr>
              <w:t xml:space="preserve"> para o intervalo de 5 pontos onde 1 é discordo totalmente e 5 é concordo totalmente. Logo, os resultados que mais se destacam sobre as perguntas realizadas são que 44,6% dos profissionais afirmam ter um relacionamento franco e sincero com seus líderes, 50,5% afirmam que esses líderes não são bem-preparados para suas funções de liderança, 48,5% não se sentem respeitados e 70,3% consideram o ambiente desfavorável para exercer suas atividades. Em conclusão, observou-se que há maior probabilidade de satisfação com o trabalho quando o profissional se sente seguro, tem fácil acesso ao setor de recursos humanos e tem também uma boa relação com seus gestores.</w:t>
            </w:r>
          </w:p>
        </w:tc>
      </w:tr>
    </w:tbl>
    <w:p w14:paraId="0CBF5CB8" w14:textId="129EEBEE" w:rsidR="001E0BFD" w:rsidRDefault="001E0BFD" w:rsidP="001E0BFD">
      <w:pPr>
        <w:pStyle w:val="TF-FONTE"/>
      </w:pPr>
      <w:r>
        <w:t>Fonte: elaborado pelo autor (202</w:t>
      </w:r>
      <w:r w:rsidR="00E52B1E">
        <w:t>5</w:t>
      </w:r>
      <w:r>
        <w:t>).</w:t>
      </w:r>
    </w:p>
    <w:p w14:paraId="084051D3" w14:textId="4965C4E1" w:rsidR="00AD7E29" w:rsidRPr="00966C06" w:rsidRDefault="00AD7E29" w:rsidP="00AD7E29">
      <w:pPr>
        <w:pStyle w:val="TF-TEXTO"/>
      </w:pPr>
      <w:r w:rsidRPr="00336394">
        <w:t xml:space="preserve">No </w:t>
      </w:r>
      <w:r w:rsidR="00FE064D">
        <w:fldChar w:fldCharType="begin"/>
      </w:r>
      <w:r w:rsidR="00FE064D">
        <w:instrText xml:space="preserve"> REF Quadro3 \h </w:instrText>
      </w:r>
      <w:r w:rsidR="00FE064D">
        <w:fldChar w:fldCharType="separate"/>
      </w:r>
      <w:r w:rsidR="00050750">
        <w:t>Quadro 3</w:t>
      </w:r>
      <w:r w:rsidR="00FE064D">
        <w:fldChar w:fldCharType="end"/>
      </w:r>
      <w:r w:rsidRPr="00336394">
        <w:t xml:space="preserve"> é resumido o trabalho de </w:t>
      </w:r>
      <w:commentRangeStart w:id="113"/>
      <w:r w:rsidRPr="00336394">
        <w:t xml:space="preserve">Viegas </w:t>
      </w:r>
      <w:commentRangeEnd w:id="113"/>
      <w:r w:rsidR="00415049" w:rsidRPr="003A6A9D">
        <w:rPr>
          <w:rStyle w:val="Refdecomentrio"/>
          <w:i/>
          <w:iCs/>
          <w:sz w:val="20"/>
          <w:szCs w:val="20"/>
        </w:rPr>
        <w:commentReference w:id="113"/>
      </w:r>
      <w:r w:rsidRPr="003A6A9D">
        <w:rPr>
          <w:i/>
          <w:iCs/>
        </w:rPr>
        <w:t>et al.</w:t>
      </w:r>
      <w:r w:rsidRPr="00336394">
        <w:t xml:space="preserve"> (2023) que faz um comparativo entre a qualidade dos serviços prestados e disponibilizados pelos </w:t>
      </w:r>
      <w:r>
        <w:t>P</w:t>
      </w:r>
      <w:r w:rsidRPr="00336394">
        <w:t xml:space="preserve">arques Nacional da Chapada dos Guimarães (PNCG) e </w:t>
      </w:r>
      <w:r>
        <w:t xml:space="preserve">Parque </w:t>
      </w:r>
      <w:r w:rsidRPr="00336394">
        <w:t>Estadual da Serra Azul (PESA) presentes no estado do Mato Grosso utilizando a avaliação dos próprios usuários.</w:t>
      </w:r>
    </w:p>
    <w:p w14:paraId="268FBCE2" w14:textId="6D141899" w:rsidR="00AD7E29" w:rsidRPr="001B7764" w:rsidRDefault="00AD7E29" w:rsidP="00AD7E29">
      <w:pPr>
        <w:pStyle w:val="TF-LEGENDA"/>
      </w:pPr>
      <w:bookmarkStart w:id="114" w:name="_Ref173511288"/>
      <w:bookmarkStart w:id="115" w:name="Quadro3"/>
      <w:r>
        <w:t xml:space="preserve">Quadro </w:t>
      </w:r>
      <w:bookmarkEnd w:id="114"/>
      <w:r>
        <w:t>3</w:t>
      </w:r>
      <w:bookmarkEnd w:id="115"/>
      <w:r>
        <w:t xml:space="preserve"> – Trabalho Correlato 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AD7E29" w14:paraId="158F593D" w14:textId="77777777" w:rsidTr="00EB0351">
        <w:trPr>
          <w:jc w:val="center"/>
        </w:trPr>
        <w:tc>
          <w:tcPr>
            <w:tcW w:w="1447" w:type="dxa"/>
          </w:tcPr>
          <w:p w14:paraId="734DEA89" w14:textId="77777777" w:rsidR="00AD7E29" w:rsidRPr="00E95A07" w:rsidRDefault="00AD7E29" w:rsidP="007D22DD">
            <w:pPr>
              <w:pStyle w:val="TF-TEXTO-QUADRO"/>
              <w:rPr>
                <w:sz w:val="18"/>
                <w:szCs w:val="18"/>
              </w:rPr>
            </w:pPr>
            <w:r w:rsidRPr="00E95A07">
              <w:rPr>
                <w:sz w:val="18"/>
                <w:szCs w:val="18"/>
              </w:rPr>
              <w:t>Referência</w:t>
            </w:r>
          </w:p>
        </w:tc>
        <w:tc>
          <w:tcPr>
            <w:tcW w:w="7501" w:type="dxa"/>
          </w:tcPr>
          <w:p w14:paraId="0F2B9211" w14:textId="77777777" w:rsidR="00AD7E29" w:rsidRPr="00E95A07" w:rsidRDefault="00AD7E29" w:rsidP="007D22DD">
            <w:pPr>
              <w:pStyle w:val="TF-TEXTO-QUADRO"/>
              <w:rPr>
                <w:sz w:val="18"/>
                <w:szCs w:val="18"/>
              </w:rPr>
            </w:pPr>
            <w:r>
              <w:rPr>
                <w:sz w:val="18"/>
                <w:szCs w:val="18"/>
              </w:rPr>
              <w:t xml:space="preserve">Viegas </w:t>
            </w:r>
            <w:r w:rsidRPr="00795EB3">
              <w:rPr>
                <w:i/>
                <w:iCs/>
                <w:sz w:val="18"/>
                <w:szCs w:val="18"/>
              </w:rPr>
              <w:t>et al</w:t>
            </w:r>
            <w:r>
              <w:rPr>
                <w:i/>
                <w:iCs/>
                <w:sz w:val="18"/>
                <w:szCs w:val="18"/>
              </w:rPr>
              <w:t>.</w:t>
            </w:r>
            <w:r>
              <w:rPr>
                <w:sz w:val="18"/>
                <w:szCs w:val="18"/>
              </w:rPr>
              <w:t xml:space="preserve"> (2023)</w:t>
            </w:r>
          </w:p>
        </w:tc>
      </w:tr>
      <w:tr w:rsidR="00AD7E29" w14:paraId="6A2A4E09" w14:textId="77777777" w:rsidTr="00EB0351">
        <w:trPr>
          <w:jc w:val="center"/>
        </w:trPr>
        <w:tc>
          <w:tcPr>
            <w:tcW w:w="1447" w:type="dxa"/>
          </w:tcPr>
          <w:p w14:paraId="375F4271" w14:textId="77777777" w:rsidR="00AD7E29" w:rsidRPr="00E95A07" w:rsidRDefault="00AD7E29" w:rsidP="007D22DD">
            <w:pPr>
              <w:pStyle w:val="TF-TEXTO-QUADRO"/>
              <w:rPr>
                <w:sz w:val="18"/>
                <w:szCs w:val="18"/>
              </w:rPr>
            </w:pPr>
            <w:r w:rsidRPr="00E95A07">
              <w:rPr>
                <w:sz w:val="18"/>
                <w:szCs w:val="18"/>
              </w:rPr>
              <w:t>Objetivos</w:t>
            </w:r>
          </w:p>
        </w:tc>
        <w:tc>
          <w:tcPr>
            <w:tcW w:w="7501" w:type="dxa"/>
          </w:tcPr>
          <w:p w14:paraId="5C84B540" w14:textId="77777777" w:rsidR="00AD7E29" w:rsidRPr="00E95A07" w:rsidRDefault="00AD7E29" w:rsidP="007D22DD">
            <w:pPr>
              <w:pStyle w:val="TF-TEXTO-QUADRO"/>
              <w:rPr>
                <w:sz w:val="18"/>
                <w:szCs w:val="18"/>
              </w:rPr>
            </w:pPr>
            <w:r>
              <w:rPr>
                <w:sz w:val="18"/>
                <w:szCs w:val="18"/>
              </w:rPr>
              <w:t xml:space="preserve">Realizar um estudo comparativo entre os Parques </w:t>
            </w:r>
            <w:r w:rsidRPr="00531F1D">
              <w:rPr>
                <w:sz w:val="18"/>
                <w:szCs w:val="18"/>
              </w:rPr>
              <w:t xml:space="preserve">Nacional da Chapada dos Guimarães (PNCG) e </w:t>
            </w:r>
            <w:r>
              <w:rPr>
                <w:sz w:val="18"/>
                <w:szCs w:val="18"/>
              </w:rPr>
              <w:t xml:space="preserve">Parque </w:t>
            </w:r>
            <w:r w:rsidRPr="00531F1D">
              <w:rPr>
                <w:sz w:val="18"/>
                <w:szCs w:val="18"/>
              </w:rPr>
              <w:t>Estadual da Serra Azul (PESA)</w:t>
            </w:r>
            <w:r>
              <w:rPr>
                <w:sz w:val="18"/>
                <w:szCs w:val="18"/>
              </w:rPr>
              <w:t xml:space="preserve"> para analisar a qualidade dos serviços desses atrativos naturais.</w:t>
            </w:r>
          </w:p>
        </w:tc>
      </w:tr>
      <w:tr w:rsidR="00AD7E29" w14:paraId="0B4809D6" w14:textId="77777777" w:rsidTr="00EB0351">
        <w:trPr>
          <w:jc w:val="center"/>
        </w:trPr>
        <w:tc>
          <w:tcPr>
            <w:tcW w:w="1447" w:type="dxa"/>
          </w:tcPr>
          <w:p w14:paraId="74009DC9" w14:textId="77777777" w:rsidR="00AD7E29" w:rsidRPr="00E95A07" w:rsidRDefault="00AD7E29" w:rsidP="007D22DD">
            <w:pPr>
              <w:pStyle w:val="TF-TEXTO-QUADRO"/>
              <w:rPr>
                <w:sz w:val="18"/>
                <w:szCs w:val="18"/>
              </w:rPr>
            </w:pPr>
            <w:r w:rsidRPr="00E95A07">
              <w:rPr>
                <w:sz w:val="18"/>
                <w:szCs w:val="18"/>
              </w:rPr>
              <w:t>Principais funcionalidades</w:t>
            </w:r>
          </w:p>
        </w:tc>
        <w:tc>
          <w:tcPr>
            <w:tcW w:w="7501" w:type="dxa"/>
          </w:tcPr>
          <w:p w14:paraId="56B22526" w14:textId="77777777" w:rsidR="00AD7E29" w:rsidRPr="00E95A07" w:rsidRDefault="00AD7E29" w:rsidP="007D22DD">
            <w:pPr>
              <w:pStyle w:val="TF-TEXTO-QUADRO"/>
              <w:rPr>
                <w:sz w:val="18"/>
                <w:szCs w:val="18"/>
              </w:rPr>
            </w:pPr>
            <w:r>
              <w:rPr>
                <w:sz w:val="18"/>
                <w:szCs w:val="18"/>
              </w:rPr>
              <w:t>Avaliar quais critérios e quais diferenças entre esses critérios possibilitam que o turista tenha uma boa experiência de visita nos parques.</w:t>
            </w:r>
          </w:p>
        </w:tc>
      </w:tr>
      <w:tr w:rsidR="00AD7E29" w14:paraId="086C3683" w14:textId="77777777" w:rsidTr="00EB0351">
        <w:trPr>
          <w:jc w:val="center"/>
        </w:trPr>
        <w:tc>
          <w:tcPr>
            <w:tcW w:w="1447" w:type="dxa"/>
          </w:tcPr>
          <w:p w14:paraId="6AE810BB" w14:textId="77777777" w:rsidR="00EB0351" w:rsidRDefault="00AD7E29" w:rsidP="007D22DD">
            <w:pPr>
              <w:pStyle w:val="TF-TEXTO-QUADRO"/>
              <w:rPr>
                <w:sz w:val="18"/>
                <w:szCs w:val="18"/>
              </w:rPr>
            </w:pPr>
            <w:r w:rsidRPr="00E95A07">
              <w:rPr>
                <w:sz w:val="18"/>
                <w:szCs w:val="18"/>
              </w:rPr>
              <w:t xml:space="preserve">Ferramentas de </w:t>
            </w:r>
          </w:p>
          <w:p w14:paraId="65AE00DA" w14:textId="37A5B39B" w:rsidR="00AD7E29" w:rsidRPr="00E95A07" w:rsidRDefault="00AD7E29" w:rsidP="007D22DD">
            <w:pPr>
              <w:pStyle w:val="TF-TEXTO-QUADRO"/>
              <w:rPr>
                <w:sz w:val="18"/>
                <w:szCs w:val="18"/>
              </w:rPr>
            </w:pPr>
            <w:r w:rsidRPr="00E95A07">
              <w:rPr>
                <w:sz w:val="18"/>
                <w:szCs w:val="18"/>
              </w:rPr>
              <w:t>desenvolvimento</w:t>
            </w:r>
          </w:p>
        </w:tc>
        <w:tc>
          <w:tcPr>
            <w:tcW w:w="7501" w:type="dxa"/>
          </w:tcPr>
          <w:p w14:paraId="5F63882E" w14:textId="77777777" w:rsidR="00AD7E29" w:rsidRPr="00E95A07" w:rsidRDefault="00AD7E29" w:rsidP="007D22DD">
            <w:pPr>
              <w:pStyle w:val="TF-TEXTO-QUADRO"/>
              <w:rPr>
                <w:sz w:val="18"/>
                <w:szCs w:val="18"/>
              </w:rPr>
            </w:pPr>
            <w:r w:rsidRPr="000F0968">
              <w:rPr>
                <w:sz w:val="18"/>
                <w:szCs w:val="18"/>
              </w:rPr>
              <w:t>A pesquisa foi realizada por meio de abordagem quantitativa e descritiva, como também revisão bibliográfica</w:t>
            </w:r>
            <w:r>
              <w:rPr>
                <w:sz w:val="18"/>
                <w:szCs w:val="18"/>
              </w:rPr>
              <w:t>. Os indicadores foram separados pelas categorias “Acesso”, “Ambiente”, “Elemento humano”, “Experiência”, “Segurança” e “Qualidade técnica” e os entrevistados deveriam responder utilizando as opções “Péssimo”, “Ruim”, “Mediano”, “Bom”, “Excelente” ou “Nenhuma alternativa”. Os dados foram coletados de forma online por acesso via QR-CODE e link de acesso.</w:t>
            </w:r>
          </w:p>
        </w:tc>
      </w:tr>
      <w:tr w:rsidR="00AD7E29" w14:paraId="1F1DDF8C" w14:textId="77777777" w:rsidTr="00EB0351">
        <w:trPr>
          <w:jc w:val="center"/>
        </w:trPr>
        <w:tc>
          <w:tcPr>
            <w:tcW w:w="1447" w:type="dxa"/>
          </w:tcPr>
          <w:p w14:paraId="3A740559" w14:textId="77777777" w:rsidR="00AD7E29" w:rsidRPr="00E95A07" w:rsidRDefault="00AD7E29" w:rsidP="007D22DD">
            <w:pPr>
              <w:pStyle w:val="TF-TEXTO-QUADRO"/>
              <w:rPr>
                <w:sz w:val="18"/>
                <w:szCs w:val="18"/>
              </w:rPr>
            </w:pPr>
            <w:r w:rsidRPr="00E95A07">
              <w:rPr>
                <w:sz w:val="18"/>
                <w:szCs w:val="18"/>
              </w:rPr>
              <w:t>Resultados e conclusões</w:t>
            </w:r>
          </w:p>
        </w:tc>
        <w:tc>
          <w:tcPr>
            <w:tcW w:w="7501" w:type="dxa"/>
          </w:tcPr>
          <w:p w14:paraId="0FFE054C" w14:textId="77777777" w:rsidR="00AD7E29" w:rsidRPr="00E95A07" w:rsidRDefault="00AD7E29" w:rsidP="007D22DD">
            <w:pPr>
              <w:pStyle w:val="TF-TEXTO-QUADRO"/>
              <w:rPr>
                <w:sz w:val="18"/>
                <w:szCs w:val="18"/>
              </w:rPr>
            </w:pPr>
            <w:r>
              <w:rPr>
                <w:sz w:val="18"/>
                <w:szCs w:val="18"/>
              </w:rPr>
              <w:t>Primeiramente, foi feito uma análise sobre o perfil dos entrevistados de forma a entender quais ações poderiam ser tomadas visando esse público. Foi percebido que os entrevistados que visitam os parques são na sua maioria homens casados entre 19 e 29 anos residentes no próprio estado do Mato Grosso e que possuem uma renda familiar entre 3 e 5 salários-mínimos. Sobre as categorias avaliadas, constatou-se que a categoria mais importante é a da “Experiência” já que seus indicadores estão relacionados à estética e fuga da rotina seguido das categorias “A</w:t>
            </w:r>
            <w:r w:rsidRPr="002C47C0">
              <w:rPr>
                <w:sz w:val="18"/>
                <w:szCs w:val="18"/>
              </w:rPr>
              <w:t>cesso</w:t>
            </w:r>
            <w:r>
              <w:rPr>
                <w:sz w:val="18"/>
                <w:szCs w:val="18"/>
              </w:rPr>
              <w:t>”, “</w:t>
            </w:r>
            <w:r w:rsidRPr="002C47C0">
              <w:rPr>
                <w:sz w:val="18"/>
                <w:szCs w:val="18"/>
              </w:rPr>
              <w:t>Segurança</w:t>
            </w:r>
            <w:r>
              <w:rPr>
                <w:sz w:val="18"/>
                <w:szCs w:val="18"/>
              </w:rPr>
              <w:t>”, “</w:t>
            </w:r>
            <w:r w:rsidRPr="002C47C0">
              <w:rPr>
                <w:sz w:val="18"/>
                <w:szCs w:val="18"/>
              </w:rPr>
              <w:t>Ambiente</w:t>
            </w:r>
            <w:r>
              <w:rPr>
                <w:sz w:val="18"/>
                <w:szCs w:val="18"/>
              </w:rPr>
              <w:t>”, “</w:t>
            </w:r>
            <w:r w:rsidRPr="002C47C0">
              <w:rPr>
                <w:sz w:val="18"/>
                <w:szCs w:val="18"/>
              </w:rPr>
              <w:t xml:space="preserve">Elemento </w:t>
            </w:r>
            <w:r>
              <w:rPr>
                <w:sz w:val="18"/>
                <w:szCs w:val="18"/>
              </w:rPr>
              <w:t>h</w:t>
            </w:r>
            <w:r w:rsidRPr="002C47C0">
              <w:rPr>
                <w:sz w:val="18"/>
                <w:szCs w:val="18"/>
              </w:rPr>
              <w:t>umano</w:t>
            </w:r>
            <w:r>
              <w:rPr>
                <w:sz w:val="18"/>
                <w:szCs w:val="18"/>
              </w:rPr>
              <w:t>”</w:t>
            </w:r>
            <w:r w:rsidRPr="002C47C0">
              <w:rPr>
                <w:sz w:val="18"/>
                <w:szCs w:val="18"/>
              </w:rPr>
              <w:t xml:space="preserve"> e </w:t>
            </w:r>
            <w:r>
              <w:rPr>
                <w:sz w:val="18"/>
                <w:szCs w:val="18"/>
              </w:rPr>
              <w:t>“</w:t>
            </w:r>
            <w:r w:rsidRPr="002C47C0">
              <w:rPr>
                <w:sz w:val="18"/>
                <w:szCs w:val="18"/>
              </w:rPr>
              <w:t xml:space="preserve">Qualidade </w:t>
            </w:r>
            <w:r>
              <w:rPr>
                <w:sz w:val="18"/>
                <w:szCs w:val="18"/>
              </w:rPr>
              <w:t xml:space="preserve">técnica”. Dos dois parques analisados, o Parque </w:t>
            </w:r>
            <w:r w:rsidRPr="00137501">
              <w:rPr>
                <w:sz w:val="18"/>
                <w:szCs w:val="18"/>
              </w:rPr>
              <w:t>Nacional da Chapada dos Guimarães (PNCG)</w:t>
            </w:r>
            <w:r>
              <w:rPr>
                <w:sz w:val="18"/>
                <w:szCs w:val="18"/>
              </w:rPr>
              <w:t xml:space="preserve"> tem uma maior intensidade de turismo já que a cidade que está situado possui também outros atrativos. Porém, entende-se também que cada parque tem sua contribuição e suas características para o turismo do Mato Grosso.</w:t>
            </w:r>
          </w:p>
        </w:tc>
      </w:tr>
    </w:tbl>
    <w:p w14:paraId="5815B468" w14:textId="6FB0E20C" w:rsidR="00AD7E29" w:rsidRDefault="00AD7E29" w:rsidP="00AD7E29">
      <w:pPr>
        <w:pStyle w:val="TF-FONTE"/>
      </w:pPr>
      <w:r>
        <w:t>Fonte: elaborado pelo autor (202</w:t>
      </w:r>
      <w:r w:rsidR="00E52B1E">
        <w:t>5</w:t>
      </w:r>
      <w:r>
        <w:t>).</w:t>
      </w:r>
    </w:p>
    <w:p w14:paraId="2631836D" w14:textId="4BDBC5A4" w:rsidR="006C48EF" w:rsidRPr="006C48EF" w:rsidRDefault="006C48EF" w:rsidP="006C48EF">
      <w:pPr>
        <w:rPr>
          <w:sz w:val="20"/>
          <w:szCs w:val="20"/>
        </w:rPr>
      </w:pPr>
      <w:r>
        <w:lastRenderedPageBreak/>
        <w:tab/>
      </w:r>
    </w:p>
    <w:p w14:paraId="1F61DBF7" w14:textId="2134B101" w:rsidR="00AD7E29" w:rsidRDefault="006C48EF" w:rsidP="00FE064D">
      <w:pPr>
        <w:pStyle w:val="TF-TEXTO"/>
      </w:pPr>
      <w:r>
        <w:tab/>
        <w:t xml:space="preserve">No </w:t>
      </w:r>
      <w:r w:rsidR="00FE064D">
        <w:fldChar w:fldCharType="begin"/>
      </w:r>
      <w:r w:rsidR="00FE064D">
        <w:instrText xml:space="preserve"> REF Quadro4 \h  \* MERGEFORMAT </w:instrText>
      </w:r>
      <w:r w:rsidR="00FE064D">
        <w:fldChar w:fldCharType="separate"/>
      </w:r>
      <w:r w:rsidR="00050750">
        <w:t>Quadro 4</w:t>
      </w:r>
      <w:r w:rsidR="00FE064D">
        <w:fldChar w:fldCharType="end"/>
      </w:r>
      <w:r>
        <w:t xml:space="preserve"> é </w:t>
      </w:r>
      <w:r w:rsidR="00286F1E">
        <w:t>relatado</w:t>
      </w:r>
      <w:r>
        <w:t xml:space="preserve"> o </w:t>
      </w:r>
      <w:r w:rsidR="00E7124A">
        <w:t>aplicativo NOSSA PRAIA</w:t>
      </w:r>
      <w:r w:rsidR="0008660F">
        <w:t xml:space="preserve"> (2023)</w:t>
      </w:r>
      <w:r w:rsidR="00286F1E">
        <w:t xml:space="preserve"> </w:t>
      </w:r>
      <w:r w:rsidR="006F5518">
        <w:t xml:space="preserve">que </w:t>
      </w:r>
      <w:r w:rsidR="00E251BF">
        <w:t xml:space="preserve">é um aplicativo </w:t>
      </w:r>
      <w:r w:rsidR="005E58BF">
        <w:t xml:space="preserve">produzido pelo próprio estado de Alagoas a fim </w:t>
      </w:r>
      <w:r w:rsidR="00ED6B35">
        <w:t xml:space="preserve">manter um maior controle sobre a qualidade das </w:t>
      </w:r>
      <w:r w:rsidR="002270C5">
        <w:t xml:space="preserve">suas </w:t>
      </w:r>
      <w:r w:rsidR="00ED6B35">
        <w:t>praias.</w:t>
      </w:r>
    </w:p>
    <w:p w14:paraId="063D2EF2" w14:textId="0D9DB69D" w:rsidR="00E52B1E" w:rsidRPr="001B7764" w:rsidRDefault="00E52B1E" w:rsidP="00E52B1E">
      <w:pPr>
        <w:pStyle w:val="TF-LEGENDA"/>
      </w:pPr>
      <w:bookmarkStart w:id="116" w:name="Quadro4"/>
      <w:r>
        <w:t>Quadro 4</w:t>
      </w:r>
      <w:bookmarkEnd w:id="116"/>
      <w:r>
        <w:t xml:space="preserve"> – Trabalho Correlato 4</w:t>
      </w:r>
    </w:p>
    <w:tbl>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E52B1E" w14:paraId="0ACCFE96" w14:textId="77777777" w:rsidTr="002C4DF0">
        <w:trPr>
          <w:jc w:val="center"/>
        </w:trPr>
        <w:tc>
          <w:tcPr>
            <w:tcW w:w="1447" w:type="dxa"/>
          </w:tcPr>
          <w:p w14:paraId="743EC07E" w14:textId="77777777" w:rsidR="00E52B1E" w:rsidRPr="00E95A07" w:rsidRDefault="00E52B1E" w:rsidP="007D22DD">
            <w:pPr>
              <w:pStyle w:val="TF-TEXTO-QUADRO"/>
              <w:rPr>
                <w:sz w:val="18"/>
                <w:szCs w:val="18"/>
              </w:rPr>
            </w:pPr>
            <w:r w:rsidRPr="00E95A07">
              <w:rPr>
                <w:sz w:val="18"/>
                <w:szCs w:val="18"/>
              </w:rPr>
              <w:t>Referência</w:t>
            </w:r>
          </w:p>
        </w:tc>
        <w:tc>
          <w:tcPr>
            <w:tcW w:w="7501" w:type="dxa"/>
          </w:tcPr>
          <w:p w14:paraId="266BA606" w14:textId="648E824F" w:rsidR="00E52B1E" w:rsidRPr="00E95A07" w:rsidRDefault="008E6894" w:rsidP="007D22DD">
            <w:pPr>
              <w:pStyle w:val="TF-TEXTO-QUADRO"/>
              <w:rPr>
                <w:sz w:val="18"/>
                <w:szCs w:val="18"/>
              </w:rPr>
            </w:pPr>
            <w:r>
              <w:rPr>
                <w:sz w:val="18"/>
                <w:szCs w:val="18"/>
              </w:rPr>
              <w:t>NOSSA PRAIA</w:t>
            </w:r>
            <w:r w:rsidR="00E52B1E">
              <w:rPr>
                <w:sz w:val="18"/>
                <w:szCs w:val="18"/>
              </w:rPr>
              <w:t xml:space="preserve"> (20</w:t>
            </w:r>
            <w:r>
              <w:rPr>
                <w:sz w:val="18"/>
                <w:szCs w:val="18"/>
              </w:rPr>
              <w:t>23</w:t>
            </w:r>
            <w:r w:rsidR="00E52B1E">
              <w:rPr>
                <w:sz w:val="18"/>
                <w:szCs w:val="18"/>
              </w:rPr>
              <w:t>)</w:t>
            </w:r>
          </w:p>
        </w:tc>
      </w:tr>
      <w:tr w:rsidR="00E52B1E" w14:paraId="61D8E000" w14:textId="77777777" w:rsidTr="002C4DF0">
        <w:trPr>
          <w:jc w:val="center"/>
        </w:trPr>
        <w:tc>
          <w:tcPr>
            <w:tcW w:w="1447" w:type="dxa"/>
          </w:tcPr>
          <w:p w14:paraId="754F8220" w14:textId="77777777" w:rsidR="00E52B1E" w:rsidRPr="00E95A07" w:rsidRDefault="00E52B1E" w:rsidP="007D22DD">
            <w:pPr>
              <w:pStyle w:val="TF-TEXTO-QUADRO"/>
              <w:rPr>
                <w:sz w:val="18"/>
                <w:szCs w:val="18"/>
              </w:rPr>
            </w:pPr>
            <w:r w:rsidRPr="00E95A07">
              <w:rPr>
                <w:sz w:val="18"/>
                <w:szCs w:val="18"/>
              </w:rPr>
              <w:t>Objetivos</w:t>
            </w:r>
          </w:p>
        </w:tc>
        <w:tc>
          <w:tcPr>
            <w:tcW w:w="7501" w:type="dxa"/>
          </w:tcPr>
          <w:p w14:paraId="06400A54" w14:textId="3A34C392" w:rsidR="00E52B1E" w:rsidRPr="00E95A07" w:rsidRDefault="008B79FB" w:rsidP="007D22DD">
            <w:pPr>
              <w:pStyle w:val="TF-TEXTO-QUADRO"/>
              <w:rPr>
                <w:sz w:val="18"/>
                <w:szCs w:val="18"/>
              </w:rPr>
            </w:pPr>
            <w:r>
              <w:rPr>
                <w:sz w:val="18"/>
                <w:szCs w:val="18"/>
              </w:rPr>
              <w:t xml:space="preserve">Indicar </w:t>
            </w:r>
            <w:r w:rsidRPr="008B79FB">
              <w:rPr>
                <w:sz w:val="18"/>
                <w:szCs w:val="18"/>
              </w:rPr>
              <w:t>os locais próprios e impróprios para banho na costa alagoana</w:t>
            </w:r>
            <w:r>
              <w:rPr>
                <w:sz w:val="18"/>
                <w:szCs w:val="18"/>
              </w:rPr>
              <w:t>.</w:t>
            </w:r>
          </w:p>
        </w:tc>
      </w:tr>
      <w:tr w:rsidR="00E52B1E" w14:paraId="1270271F" w14:textId="77777777" w:rsidTr="002C4DF0">
        <w:trPr>
          <w:jc w:val="center"/>
        </w:trPr>
        <w:tc>
          <w:tcPr>
            <w:tcW w:w="1447" w:type="dxa"/>
          </w:tcPr>
          <w:p w14:paraId="581655A3" w14:textId="77777777" w:rsidR="00E52B1E" w:rsidRPr="00E95A07" w:rsidRDefault="00E52B1E" w:rsidP="007D22DD">
            <w:pPr>
              <w:pStyle w:val="TF-TEXTO-QUADRO"/>
              <w:rPr>
                <w:sz w:val="18"/>
                <w:szCs w:val="18"/>
              </w:rPr>
            </w:pPr>
            <w:r w:rsidRPr="00E95A07">
              <w:rPr>
                <w:sz w:val="18"/>
                <w:szCs w:val="18"/>
              </w:rPr>
              <w:t>Principais funcionalidades</w:t>
            </w:r>
          </w:p>
        </w:tc>
        <w:tc>
          <w:tcPr>
            <w:tcW w:w="7501" w:type="dxa"/>
          </w:tcPr>
          <w:p w14:paraId="6BE02ECC" w14:textId="7FB3E4C4" w:rsidR="00E00C19" w:rsidRPr="00E95A07" w:rsidRDefault="00E00C19" w:rsidP="007D22DD">
            <w:pPr>
              <w:pStyle w:val="TF-TEXTO-QUADRO"/>
              <w:rPr>
                <w:sz w:val="18"/>
                <w:szCs w:val="18"/>
              </w:rPr>
            </w:pPr>
            <w:r>
              <w:rPr>
                <w:sz w:val="18"/>
                <w:szCs w:val="18"/>
              </w:rPr>
              <w:t xml:space="preserve">Apresentar </w:t>
            </w:r>
            <w:r w:rsidRPr="00E00C19">
              <w:rPr>
                <w:sz w:val="18"/>
                <w:szCs w:val="18"/>
              </w:rPr>
              <w:t>informações atualizadas semanalmente a partir do relatório de balneabilidade das praias, produzido pelo Instituto do Meio Ambiente do Estado de Alagoas (IMA/AL). Além de poder acompanhar a previsão do clima e a tábua de marés</w:t>
            </w:r>
          </w:p>
        </w:tc>
      </w:tr>
      <w:tr w:rsidR="00E52B1E" w14:paraId="0FBE5B7E" w14:textId="77777777" w:rsidTr="002C4DF0">
        <w:trPr>
          <w:jc w:val="center"/>
        </w:trPr>
        <w:tc>
          <w:tcPr>
            <w:tcW w:w="1447" w:type="dxa"/>
          </w:tcPr>
          <w:p w14:paraId="73999006" w14:textId="77777777" w:rsidR="00E52B1E" w:rsidRPr="00E95A07" w:rsidRDefault="00E52B1E" w:rsidP="007D22DD">
            <w:pPr>
              <w:pStyle w:val="TF-TEXTO-QUADRO"/>
              <w:rPr>
                <w:sz w:val="18"/>
                <w:szCs w:val="18"/>
              </w:rPr>
            </w:pPr>
            <w:r w:rsidRPr="00E95A07">
              <w:rPr>
                <w:sz w:val="18"/>
                <w:szCs w:val="18"/>
              </w:rPr>
              <w:t>Ferramentas de desenvolvimento</w:t>
            </w:r>
          </w:p>
        </w:tc>
        <w:tc>
          <w:tcPr>
            <w:tcW w:w="7501" w:type="dxa"/>
          </w:tcPr>
          <w:p w14:paraId="6537261F" w14:textId="77777777" w:rsidR="00E52B1E" w:rsidRPr="00E95A07" w:rsidRDefault="00E52B1E" w:rsidP="007D22DD">
            <w:pPr>
              <w:pStyle w:val="TF-TEXTO-QUADRO"/>
              <w:rPr>
                <w:sz w:val="18"/>
                <w:szCs w:val="18"/>
              </w:rPr>
            </w:pPr>
            <w:r>
              <w:rPr>
                <w:sz w:val="18"/>
                <w:szCs w:val="18"/>
              </w:rPr>
              <w:t>A pesquisa foi feita de forma exploratória e quantitativa utilizando a metodologia de análise descritiva e entrevista estruturada.</w:t>
            </w:r>
          </w:p>
        </w:tc>
      </w:tr>
      <w:tr w:rsidR="00E52B1E" w14:paraId="0ECB340B" w14:textId="77777777" w:rsidTr="002C4DF0">
        <w:trPr>
          <w:jc w:val="center"/>
        </w:trPr>
        <w:tc>
          <w:tcPr>
            <w:tcW w:w="1447" w:type="dxa"/>
          </w:tcPr>
          <w:p w14:paraId="14C8974A" w14:textId="77777777" w:rsidR="00E52B1E" w:rsidRPr="00E95A07" w:rsidRDefault="00E52B1E" w:rsidP="007D22DD">
            <w:pPr>
              <w:pStyle w:val="TF-TEXTO-QUADRO"/>
              <w:rPr>
                <w:sz w:val="18"/>
                <w:szCs w:val="18"/>
              </w:rPr>
            </w:pPr>
            <w:r w:rsidRPr="00E95A07">
              <w:rPr>
                <w:sz w:val="18"/>
                <w:szCs w:val="18"/>
              </w:rPr>
              <w:t>Resultados e conclusões</w:t>
            </w:r>
          </w:p>
        </w:tc>
        <w:tc>
          <w:tcPr>
            <w:tcW w:w="7501" w:type="dxa"/>
          </w:tcPr>
          <w:p w14:paraId="6E60B34B" w14:textId="42C2929D" w:rsidR="00E52B1E" w:rsidRPr="00E95A07" w:rsidRDefault="00EE38D7" w:rsidP="007D22DD">
            <w:pPr>
              <w:pStyle w:val="TF-TEXTO-QUADRO"/>
              <w:rPr>
                <w:sz w:val="18"/>
                <w:szCs w:val="18"/>
              </w:rPr>
            </w:pPr>
            <w:r>
              <w:rPr>
                <w:sz w:val="18"/>
                <w:szCs w:val="18"/>
              </w:rPr>
              <w:t xml:space="preserve">A avaliação do aplicativo para dispositivos móveis se deu </w:t>
            </w:r>
            <w:r w:rsidR="002060D6">
              <w:rPr>
                <w:sz w:val="18"/>
                <w:szCs w:val="18"/>
              </w:rPr>
              <w:t xml:space="preserve">pela plataforma onde o próprio foi disponibilizado. </w:t>
            </w:r>
            <w:r w:rsidR="006F3833">
              <w:rPr>
                <w:sz w:val="18"/>
                <w:szCs w:val="18"/>
              </w:rPr>
              <w:t>Atualmente conta com mais de 10 mil downloads</w:t>
            </w:r>
            <w:r w:rsidR="00EA24AD">
              <w:rPr>
                <w:sz w:val="18"/>
                <w:szCs w:val="18"/>
              </w:rPr>
              <w:t xml:space="preserve"> e uma avaliação de 4.1 em uma escala de 1 até 5.</w:t>
            </w:r>
          </w:p>
        </w:tc>
      </w:tr>
    </w:tbl>
    <w:p w14:paraId="24983DC6" w14:textId="41373559" w:rsidR="00E52B1E" w:rsidRDefault="00E52B1E" w:rsidP="00E52B1E">
      <w:pPr>
        <w:pStyle w:val="TF-FONTE"/>
      </w:pPr>
      <w:r>
        <w:t>Fonte: elaborado pelo autor (2025).</w:t>
      </w:r>
    </w:p>
    <w:p w14:paraId="7CCC222A" w14:textId="7AFC4E39" w:rsidR="00CB7144" w:rsidDel="00CB7B3D" w:rsidRDefault="00CB7144" w:rsidP="00CB7144">
      <w:pPr>
        <w:pStyle w:val="TF-LEGENDA"/>
        <w:rPr>
          <w:del w:id="117" w:author="Dalton Solano dos Reis" w:date="2025-12-11T09:50:00Z" w16du:dateUtc="2025-12-11T12:50:00Z"/>
        </w:rPr>
      </w:pPr>
      <w:bookmarkStart w:id="118" w:name="Figura2"/>
      <w:commentRangeStart w:id="119"/>
      <w:r>
        <w:t xml:space="preserve">Figura </w:t>
      </w:r>
      <w:commentRangeEnd w:id="119"/>
      <w:r w:rsidR="00812B22">
        <w:rPr>
          <w:rStyle w:val="Refdecomentrio"/>
          <w:sz w:val="20"/>
          <w:szCs w:val="20"/>
        </w:rPr>
        <w:commentReference w:id="119"/>
      </w:r>
      <w:r w:rsidR="00B708B8">
        <w:t>2</w:t>
      </w:r>
      <w:bookmarkEnd w:id="118"/>
      <w:r>
        <w:t xml:space="preserve"> – </w:t>
      </w:r>
      <w:del w:id="120" w:author="Dalton Solano dos Reis" w:date="2025-12-11T09:42:00Z" w16du:dateUtc="2025-12-11T12:42:00Z">
        <w:r w:rsidDel="00F54C47">
          <w:delText xml:space="preserve">Protótipo do Aplicativo do Trabalho Correlato </w:delText>
        </w:r>
        <w:r w:rsidR="00B708B8" w:rsidDel="00F54C47">
          <w:delText>4</w:delText>
        </w:r>
      </w:del>
      <w:ins w:id="121" w:author="Dalton Solano dos Reis" w:date="2025-12-11T09:42:00Z" w16du:dateUtc="2025-12-11T12:42:00Z">
        <w:r w:rsidR="00F54C47">
          <w:t>Telas de funcionalidades do aplicativo</w:t>
        </w:r>
      </w:ins>
      <w:ins w:id="122" w:author="Dalton Solano dos Reis" w:date="2025-12-11T09:43:00Z" w16du:dateUtc="2025-12-11T12:43:00Z">
        <w:r w:rsidR="00F54C47">
          <w:t xml:space="preserve"> – Nossa Praia</w:t>
        </w:r>
      </w:ins>
    </w:p>
    <w:p w14:paraId="6C2DBCFB" w14:textId="4126BB3C" w:rsidR="00CB7B3D" w:rsidRDefault="00CB7144">
      <w:pPr>
        <w:pStyle w:val="TF-LEGENDA"/>
        <w:rPr>
          <w:ins w:id="123" w:author="Dalton Solano dos Reis" w:date="2025-12-11T09:51:00Z" w16du:dateUtc="2025-12-11T12:51:00Z"/>
        </w:rPr>
        <w:pPrChange w:id="124" w:author="Dalton Solano dos Reis" w:date="2025-12-11T09:52:00Z" w16du:dateUtc="2025-12-11T12:52:00Z">
          <w:pPr>
            <w:jc w:val="center"/>
          </w:pPr>
        </w:pPrChange>
      </w:pPr>
      <w:del w:id="125" w:author="Dalton Solano dos Reis" w:date="2025-12-11T09:50:00Z" w16du:dateUtc="2025-12-11T12:50:00Z">
        <w:r w:rsidDel="00CB7B3D">
          <w:rPr>
            <w:noProof/>
          </w:rPr>
          <w:drawing>
            <wp:inline distT="0" distB="0" distL="0" distR="0" wp14:anchorId="0FE7F80C" wp14:editId="341E2B38">
              <wp:extent cx="3868177" cy="1847163"/>
              <wp:effectExtent l="12700" t="12700" r="5715" b="7620"/>
              <wp:docPr id="103809982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6624" name="Imagem 1" descr="Interface gráfica do usuário, Aplicativo&#10;&#10;O conteúdo gerado por IA pode estar incorreto."/>
                      <pic:cNvPicPr/>
                    </pic:nvPicPr>
                    <pic:blipFill>
                      <a:blip r:embed="rId16"/>
                      <a:stretch>
                        <a:fillRect/>
                      </a:stretch>
                    </pic:blipFill>
                    <pic:spPr>
                      <a:xfrm>
                        <a:off x="0" y="0"/>
                        <a:ext cx="3934447" cy="1878809"/>
                      </a:xfrm>
                      <a:prstGeom prst="rect">
                        <a:avLst/>
                      </a:prstGeom>
                      <a:ln w="12700" cap="sq">
                        <a:solidFill>
                          <a:srgbClr val="000000"/>
                        </a:solidFill>
                        <a:prstDash val="solid"/>
                        <a:miter lim="800000"/>
                      </a:ln>
                      <a:effectLst/>
                    </pic:spPr>
                  </pic:pic>
                </a:graphicData>
              </a:graphic>
            </wp:inline>
          </w:drawing>
        </w:r>
      </w:del>
    </w:p>
    <w:p w14:paraId="3B59DA66" w14:textId="19947E21" w:rsidR="00CB7B3D" w:rsidRDefault="00CB7B3D">
      <w:pPr>
        <w:pStyle w:val="TF-FIGURA"/>
        <w:pPrChange w:id="126" w:author="Dalton Solano dos Reis" w:date="2025-12-11T10:01:00Z" w16du:dateUtc="2025-12-11T13:01:00Z">
          <w:pPr>
            <w:jc w:val="center"/>
          </w:pPr>
        </w:pPrChange>
      </w:pPr>
      <w:ins w:id="127" w:author="Dalton Solano dos Reis" w:date="2025-12-11T09:51:00Z" w16du:dateUtc="2025-12-11T12:51:00Z">
        <w:r w:rsidRPr="00CB7B3D">
          <w:rPr>
            <w:noProof/>
          </w:rPr>
          <w:drawing>
            <wp:inline distT="0" distB="0" distL="0" distR="0" wp14:anchorId="70B77128" wp14:editId="63525AF8">
              <wp:extent cx="3921494" cy="2257534"/>
              <wp:effectExtent l="12700" t="12700" r="15875" b="15875"/>
              <wp:docPr id="1783766532" name="Imagem 1" descr="Tela de um aparelho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6532" name="Imagem 1" descr="Tela de um aparelho celular&#10;&#10;O conteúdo gerado por IA pode estar incorreto."/>
                      <pic:cNvPicPr/>
                    </pic:nvPicPr>
                    <pic:blipFill>
                      <a:blip r:embed="rId17"/>
                      <a:stretch>
                        <a:fillRect/>
                      </a:stretch>
                    </pic:blipFill>
                    <pic:spPr>
                      <a:xfrm>
                        <a:off x="0" y="0"/>
                        <a:ext cx="3987266" cy="2295398"/>
                      </a:xfrm>
                      <a:prstGeom prst="rect">
                        <a:avLst/>
                      </a:prstGeom>
                      <a:ln w="12700">
                        <a:solidFill>
                          <a:srgbClr val="000000"/>
                        </a:solidFill>
                      </a:ln>
                    </pic:spPr>
                  </pic:pic>
                </a:graphicData>
              </a:graphic>
            </wp:inline>
          </w:drawing>
        </w:r>
      </w:ins>
    </w:p>
    <w:p w14:paraId="1A9EF3CE" w14:textId="285ECE13" w:rsidR="00CC6A25" w:rsidRPr="00CC6A25" w:rsidRDefault="00CB7144" w:rsidP="00CB7144">
      <w:pPr>
        <w:pStyle w:val="TF-FONTE"/>
      </w:pPr>
      <w:r>
        <w:t>Fonte: NOSSA PRAIA (202</w:t>
      </w:r>
      <w:r w:rsidR="00A26C0B">
        <w:t>3</w:t>
      </w:r>
      <w:r>
        <w:t>).</w:t>
      </w:r>
    </w:p>
    <w:bookmarkEnd w:id="35"/>
    <w:p w14:paraId="6D16161A" w14:textId="3CBB1134" w:rsidR="00F255FC" w:rsidRDefault="00745B17" w:rsidP="00C211BE">
      <w:pPr>
        <w:pStyle w:val="Ttulo1"/>
      </w:pPr>
      <w:r>
        <w:t>DESCRIÇÃO</w:t>
      </w:r>
      <w:r w:rsidR="002C4DF0">
        <w:t xml:space="preserve"> do aplicativo</w:t>
      </w:r>
    </w:p>
    <w:p w14:paraId="3A73592A" w14:textId="288B2497" w:rsidR="002C4DF0" w:rsidRDefault="002C4DF0" w:rsidP="00FB4715">
      <w:pPr>
        <w:pStyle w:val="TF-TEXTO"/>
      </w:pPr>
      <w:r>
        <w:t>Nesta seção são descritos os aspectos mais relevantes de especificação e à implementação do aplicativo para a consulta</w:t>
      </w:r>
      <w:r w:rsidR="006A7449">
        <w:t xml:space="preserve">, </w:t>
      </w:r>
      <w:r>
        <w:t>avaliações de praias</w:t>
      </w:r>
      <w:r w:rsidR="006A7449">
        <w:t xml:space="preserve"> e o seu próprio painel administrativo</w:t>
      </w:r>
      <w:r>
        <w:t>. A subseção 3.1</w:t>
      </w:r>
      <w:r w:rsidR="005368D0">
        <w:t xml:space="preserve"> e 3.2 abordam as especificações e a implementação do aplicativo </w:t>
      </w:r>
      <w:r w:rsidR="00452770">
        <w:t>e o painel administrativo, respectivamente.</w:t>
      </w:r>
    </w:p>
    <w:p w14:paraId="16352410" w14:textId="40C8E099" w:rsidR="00327CB1" w:rsidRDefault="00327CB1" w:rsidP="00281D23">
      <w:pPr>
        <w:pStyle w:val="Ttulo2"/>
      </w:pPr>
      <w:r>
        <w:t>Especificação</w:t>
      </w:r>
    </w:p>
    <w:p w14:paraId="413B6CFC" w14:textId="0FEB4AA6" w:rsidR="00EB0351" w:rsidRDefault="002C4DF0" w:rsidP="00EB0351">
      <w:pPr>
        <w:pStyle w:val="TF-TEXTO"/>
        <w:rPr>
          <w:color w:val="000000" w:themeColor="text1"/>
        </w:rPr>
      </w:pPr>
      <w:r>
        <w:t xml:space="preserve">Esta subseção apresenta os Requisitos Funcionais (RF) e Requisitos Não Funcionais (RNF) estabelecidos para o </w:t>
      </w:r>
      <w:r w:rsidR="00934EFC">
        <w:t>objetivo</w:t>
      </w:r>
      <w:r>
        <w:t xml:space="preserve"> proposto. O </w:t>
      </w:r>
      <w:r w:rsidR="00FE064D">
        <w:fldChar w:fldCharType="begin"/>
      </w:r>
      <w:r w:rsidR="00FE064D">
        <w:instrText xml:space="preserve"> REF Quadro5 \h </w:instrText>
      </w:r>
      <w:r w:rsidR="00FE064D">
        <w:fldChar w:fldCharType="separate"/>
      </w:r>
      <w:r w:rsidR="00050750">
        <w:t>Quadro 5</w:t>
      </w:r>
      <w:r w:rsidR="00FE064D">
        <w:fldChar w:fldCharType="end"/>
      </w:r>
      <w:r>
        <w:t xml:space="preserve"> e o </w:t>
      </w:r>
      <w:r w:rsidR="00FE064D">
        <w:fldChar w:fldCharType="begin"/>
      </w:r>
      <w:r w:rsidR="00FE064D">
        <w:instrText xml:space="preserve"> REF Quadro6 \h </w:instrText>
      </w:r>
      <w:r w:rsidR="00FE064D">
        <w:fldChar w:fldCharType="separate"/>
      </w:r>
      <w:r w:rsidR="00050750">
        <w:t>Quadro 6</w:t>
      </w:r>
      <w:r w:rsidR="00FE064D">
        <w:fldChar w:fldCharType="end"/>
      </w:r>
      <w:r>
        <w:t xml:space="preserve"> descrevem os respectivos requisitos. </w:t>
      </w:r>
      <w:r w:rsidRPr="00F82259">
        <w:rPr>
          <w:color w:val="000000" w:themeColor="text1"/>
        </w:rPr>
        <w:t xml:space="preserve">Por fim </w:t>
      </w:r>
      <w:r w:rsidR="00DC30E6">
        <w:rPr>
          <w:color w:val="000000" w:themeColor="text1"/>
        </w:rPr>
        <w:t>são</w:t>
      </w:r>
      <w:r w:rsidRPr="00F82259">
        <w:rPr>
          <w:color w:val="000000" w:themeColor="text1"/>
        </w:rPr>
        <w:t xml:space="preserve"> apresentado</w:t>
      </w:r>
      <w:r w:rsidR="00DC30E6">
        <w:rPr>
          <w:color w:val="000000" w:themeColor="text1"/>
        </w:rPr>
        <w:t>s</w:t>
      </w:r>
      <w:r w:rsidRPr="00F82259">
        <w:rPr>
          <w:color w:val="000000" w:themeColor="text1"/>
        </w:rPr>
        <w:t xml:space="preserve"> </w:t>
      </w:r>
      <w:r w:rsidR="00DC30E6">
        <w:rPr>
          <w:color w:val="000000" w:themeColor="text1"/>
        </w:rPr>
        <w:t xml:space="preserve">diagramas </w:t>
      </w:r>
      <w:r w:rsidR="00FE7AF3">
        <w:rPr>
          <w:color w:val="000000" w:themeColor="text1"/>
        </w:rPr>
        <w:t>que engloba</w:t>
      </w:r>
      <w:r w:rsidR="00DC30E6">
        <w:rPr>
          <w:color w:val="000000" w:themeColor="text1"/>
        </w:rPr>
        <w:t>m</w:t>
      </w:r>
      <w:r w:rsidR="00FE7AF3">
        <w:rPr>
          <w:color w:val="000000" w:themeColor="text1"/>
        </w:rPr>
        <w:t xml:space="preserve"> as principais </w:t>
      </w:r>
      <w:r w:rsidR="00DC30E6">
        <w:rPr>
          <w:color w:val="000000" w:themeColor="text1"/>
        </w:rPr>
        <w:t xml:space="preserve">atividades </w:t>
      </w:r>
      <w:r w:rsidR="00FE7AF3">
        <w:rPr>
          <w:color w:val="000000" w:themeColor="text1"/>
        </w:rPr>
        <w:t>envolvidas no aplicativo.</w:t>
      </w:r>
    </w:p>
    <w:p w14:paraId="597455EE" w14:textId="6FE3A0D6" w:rsidR="00FE7AF3" w:rsidDel="00812B22" w:rsidRDefault="00FE7AF3" w:rsidP="00FE7AF3">
      <w:pPr>
        <w:pStyle w:val="Ttulo3"/>
        <w:rPr>
          <w:del w:id="128" w:author="Dalton Solano dos Reis" w:date="2025-12-11T09:54:00Z" w16du:dateUtc="2025-12-11T12:54:00Z"/>
        </w:rPr>
      </w:pPr>
      <w:del w:id="129" w:author="Dalton Solano dos Reis" w:date="2025-12-11T09:54:00Z" w16du:dateUtc="2025-12-11T12:54:00Z">
        <w:r w:rsidDel="00812B22">
          <w:lastRenderedPageBreak/>
          <w:delText>Requisitos</w:delText>
        </w:r>
      </w:del>
    </w:p>
    <w:p w14:paraId="58C06EF7" w14:textId="698FECE5" w:rsidR="00FE7AF3" w:rsidRPr="00FE7AF3" w:rsidDel="00812B22" w:rsidRDefault="00FE7AF3" w:rsidP="00372DA8">
      <w:pPr>
        <w:pStyle w:val="TF-TEXTO"/>
        <w:rPr>
          <w:del w:id="130" w:author="Dalton Solano dos Reis" w:date="2025-12-11T09:54:00Z" w16du:dateUtc="2025-12-11T12:54:00Z"/>
        </w:rPr>
      </w:pPr>
      <w:del w:id="131" w:author="Dalton Solano dos Reis" w:date="2025-12-11T09:54:00Z" w16du:dateUtc="2025-12-11T12:54:00Z">
        <w:r w:rsidDel="00812B22">
          <w:delText xml:space="preserve">Essa subseção apresenta os </w:delText>
        </w:r>
      </w:del>
      <w:del w:id="132" w:author="Dalton Solano dos Reis" w:date="2025-12-11T09:53:00Z" w16du:dateUtc="2025-12-11T12:53:00Z">
        <w:r w:rsidDel="0074581D">
          <w:delText>Requisitos Funcionais (</w:delText>
        </w:r>
      </w:del>
      <w:del w:id="133" w:author="Dalton Solano dos Reis" w:date="2025-12-11T09:54:00Z" w16du:dateUtc="2025-12-11T12:54:00Z">
        <w:r w:rsidDel="00812B22">
          <w:delText>RF</w:delText>
        </w:r>
      </w:del>
      <w:del w:id="134" w:author="Dalton Solano dos Reis" w:date="2025-12-11T09:53:00Z" w16du:dateUtc="2025-12-11T12:53:00Z">
        <w:r w:rsidDel="0074581D">
          <w:delText>)</w:delText>
        </w:r>
      </w:del>
      <w:del w:id="135" w:author="Dalton Solano dos Reis" w:date="2025-12-11T09:54:00Z" w16du:dateUtc="2025-12-11T12:54:00Z">
        <w:r w:rsidDel="00812B22">
          <w:delText xml:space="preserve"> e </w:delText>
        </w:r>
      </w:del>
      <w:del w:id="136" w:author="Dalton Solano dos Reis" w:date="2025-12-11T09:53:00Z" w16du:dateUtc="2025-12-11T12:53:00Z">
        <w:r w:rsidDel="0074581D">
          <w:delText>Requisitos Não Funcionais (</w:delText>
        </w:r>
      </w:del>
      <w:del w:id="137" w:author="Dalton Solano dos Reis" w:date="2025-12-11T09:54:00Z" w16du:dateUtc="2025-12-11T12:54:00Z">
        <w:r w:rsidDel="00812B22">
          <w:delText>RNF</w:delText>
        </w:r>
      </w:del>
      <w:del w:id="138" w:author="Dalton Solano dos Reis" w:date="2025-12-11T09:53:00Z" w16du:dateUtc="2025-12-11T12:53:00Z">
        <w:r w:rsidDel="0074581D">
          <w:delText>)</w:delText>
        </w:r>
      </w:del>
      <w:del w:id="139" w:author="Dalton Solano dos Reis" w:date="2025-12-11T09:54:00Z" w16du:dateUtc="2025-12-11T12:54:00Z">
        <w:r w:rsidDel="00812B22">
          <w:delText xml:space="preserve"> definidos para a criação do aplicativo e as tecnologias e ferramentas nele envolvidas.</w:delText>
        </w:r>
      </w:del>
    </w:p>
    <w:p w14:paraId="5AC95878" w14:textId="0E39C62D" w:rsidR="00EB0351" w:rsidRPr="001B7764" w:rsidRDefault="00EB0351" w:rsidP="00EB0351">
      <w:pPr>
        <w:pStyle w:val="TF-LEGENDA"/>
      </w:pPr>
      <w:bookmarkStart w:id="140" w:name="Quadro5"/>
      <w:r>
        <w:t>Quadro 5</w:t>
      </w:r>
      <w:bookmarkEnd w:id="140"/>
      <w:r>
        <w:t xml:space="preserve"> – Requisitos Funcionais</w:t>
      </w:r>
    </w:p>
    <w:tbl>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8102"/>
      </w:tblGrid>
      <w:tr w:rsidR="0052431E" w14:paraId="46BA51F8" w14:textId="77777777" w:rsidTr="0052431E">
        <w:trPr>
          <w:jc w:val="center"/>
        </w:trPr>
        <w:tc>
          <w:tcPr>
            <w:tcW w:w="8948" w:type="dxa"/>
            <w:gridSpan w:val="2"/>
            <w:shd w:val="clear" w:color="auto" w:fill="BFBFBF" w:themeFill="background1" w:themeFillShade="BF"/>
          </w:tcPr>
          <w:p w14:paraId="7B8209AE" w14:textId="78F40499" w:rsidR="0052431E" w:rsidRPr="0052431E" w:rsidRDefault="0052431E" w:rsidP="0039621C">
            <w:pPr>
              <w:pStyle w:val="TF-TEXTO-QUADRO"/>
              <w:rPr>
                <w:b/>
                <w:bCs/>
                <w:sz w:val="18"/>
                <w:szCs w:val="18"/>
              </w:rPr>
            </w:pPr>
            <w:r w:rsidRPr="0052431E">
              <w:rPr>
                <w:b/>
                <w:bCs/>
                <w:sz w:val="18"/>
                <w:szCs w:val="18"/>
              </w:rPr>
              <w:t>Requisito Funcional</w:t>
            </w:r>
          </w:p>
        </w:tc>
      </w:tr>
      <w:tr w:rsidR="00EB0351" w14:paraId="3EDA4709" w14:textId="77777777" w:rsidTr="00B32288">
        <w:trPr>
          <w:jc w:val="center"/>
        </w:trPr>
        <w:tc>
          <w:tcPr>
            <w:tcW w:w="846" w:type="dxa"/>
          </w:tcPr>
          <w:p w14:paraId="08C38B58" w14:textId="0E667729" w:rsidR="00EB0351" w:rsidRPr="00E95A07" w:rsidRDefault="00EB0351" w:rsidP="0039621C">
            <w:pPr>
              <w:pStyle w:val="TF-TEXTO-QUADRO"/>
              <w:rPr>
                <w:sz w:val="18"/>
                <w:szCs w:val="18"/>
              </w:rPr>
            </w:pPr>
            <w:r>
              <w:rPr>
                <w:sz w:val="18"/>
                <w:szCs w:val="18"/>
              </w:rPr>
              <w:t>RF0</w:t>
            </w:r>
            <w:r w:rsidR="00B81FA4">
              <w:rPr>
                <w:sz w:val="18"/>
                <w:szCs w:val="18"/>
              </w:rPr>
              <w:t>1</w:t>
            </w:r>
          </w:p>
        </w:tc>
        <w:tc>
          <w:tcPr>
            <w:tcW w:w="8102" w:type="dxa"/>
          </w:tcPr>
          <w:p w14:paraId="50C55EFF" w14:textId="605355FB" w:rsidR="00EB0351" w:rsidRPr="00E95A07" w:rsidRDefault="00493197" w:rsidP="0039621C">
            <w:pPr>
              <w:pStyle w:val="TF-TEXTO-QUADRO"/>
              <w:rPr>
                <w:sz w:val="18"/>
                <w:szCs w:val="18"/>
              </w:rPr>
            </w:pPr>
            <w:r>
              <w:rPr>
                <w:sz w:val="18"/>
                <w:szCs w:val="18"/>
              </w:rPr>
              <w:t>Permitir o usuário realizar seu cadastro e gerenciar suas informações.</w:t>
            </w:r>
          </w:p>
        </w:tc>
      </w:tr>
      <w:tr w:rsidR="00EB0351" w14:paraId="026ED8CC" w14:textId="77777777" w:rsidTr="00B32288">
        <w:trPr>
          <w:jc w:val="center"/>
        </w:trPr>
        <w:tc>
          <w:tcPr>
            <w:tcW w:w="846" w:type="dxa"/>
          </w:tcPr>
          <w:p w14:paraId="56E3FB69" w14:textId="7CD5D836" w:rsidR="00EB0351" w:rsidRPr="00E95A07" w:rsidRDefault="00EB0351" w:rsidP="0039621C">
            <w:pPr>
              <w:pStyle w:val="TF-TEXTO-QUADRO"/>
              <w:rPr>
                <w:sz w:val="18"/>
                <w:szCs w:val="18"/>
              </w:rPr>
            </w:pPr>
            <w:r>
              <w:rPr>
                <w:sz w:val="18"/>
                <w:szCs w:val="18"/>
              </w:rPr>
              <w:t>RF0</w:t>
            </w:r>
            <w:r w:rsidR="00B81FA4">
              <w:rPr>
                <w:sz w:val="18"/>
                <w:szCs w:val="18"/>
              </w:rPr>
              <w:t>2</w:t>
            </w:r>
          </w:p>
        </w:tc>
        <w:tc>
          <w:tcPr>
            <w:tcW w:w="8102" w:type="dxa"/>
          </w:tcPr>
          <w:p w14:paraId="0330CE81" w14:textId="0DC0522F" w:rsidR="003D5F1A" w:rsidRPr="00E95A07" w:rsidRDefault="00EB0351" w:rsidP="0039621C">
            <w:pPr>
              <w:pStyle w:val="TF-TEXTO-QUADRO"/>
              <w:rPr>
                <w:sz w:val="18"/>
                <w:szCs w:val="18"/>
              </w:rPr>
            </w:pPr>
            <w:r>
              <w:rPr>
                <w:sz w:val="18"/>
                <w:szCs w:val="18"/>
              </w:rPr>
              <w:t>Permitir consulta de praias com a utilização de filtros.</w:t>
            </w:r>
          </w:p>
        </w:tc>
      </w:tr>
      <w:tr w:rsidR="00EB0351" w14:paraId="50F36D80" w14:textId="77777777" w:rsidTr="00B32288">
        <w:trPr>
          <w:jc w:val="center"/>
        </w:trPr>
        <w:tc>
          <w:tcPr>
            <w:tcW w:w="846" w:type="dxa"/>
          </w:tcPr>
          <w:p w14:paraId="23C05F01" w14:textId="1F3101F4" w:rsidR="00EB0351" w:rsidRPr="00E95A07" w:rsidRDefault="00EB0351" w:rsidP="0039621C">
            <w:pPr>
              <w:pStyle w:val="TF-TEXTO-QUADRO"/>
              <w:rPr>
                <w:sz w:val="18"/>
                <w:szCs w:val="18"/>
              </w:rPr>
            </w:pPr>
            <w:r>
              <w:rPr>
                <w:sz w:val="18"/>
                <w:szCs w:val="18"/>
              </w:rPr>
              <w:t>RF0</w:t>
            </w:r>
            <w:r w:rsidR="00B81FA4">
              <w:rPr>
                <w:sz w:val="18"/>
                <w:szCs w:val="18"/>
              </w:rPr>
              <w:t>3</w:t>
            </w:r>
          </w:p>
        </w:tc>
        <w:tc>
          <w:tcPr>
            <w:tcW w:w="8102" w:type="dxa"/>
          </w:tcPr>
          <w:p w14:paraId="260961A3" w14:textId="330A3605" w:rsidR="00EB0351" w:rsidRPr="00E95A07" w:rsidRDefault="00493197" w:rsidP="0039621C">
            <w:pPr>
              <w:pStyle w:val="TF-TEXTO-QUADRO"/>
              <w:rPr>
                <w:sz w:val="18"/>
                <w:szCs w:val="18"/>
              </w:rPr>
            </w:pPr>
            <w:r>
              <w:rPr>
                <w:sz w:val="18"/>
                <w:szCs w:val="18"/>
              </w:rPr>
              <w:t>Exibir métrica de distância entre usuário e praia.</w:t>
            </w:r>
          </w:p>
        </w:tc>
      </w:tr>
      <w:tr w:rsidR="00EB0351" w14:paraId="4BEB7AD2" w14:textId="77777777" w:rsidTr="00B32288">
        <w:trPr>
          <w:jc w:val="center"/>
        </w:trPr>
        <w:tc>
          <w:tcPr>
            <w:tcW w:w="846" w:type="dxa"/>
          </w:tcPr>
          <w:p w14:paraId="57D2C807" w14:textId="37B89CE3" w:rsidR="00EB0351" w:rsidRDefault="00EB0351" w:rsidP="0039621C">
            <w:pPr>
              <w:pStyle w:val="TF-TEXTO-QUADRO"/>
              <w:rPr>
                <w:sz w:val="18"/>
                <w:szCs w:val="18"/>
              </w:rPr>
            </w:pPr>
            <w:r>
              <w:rPr>
                <w:sz w:val="18"/>
                <w:szCs w:val="18"/>
              </w:rPr>
              <w:t>RF0</w:t>
            </w:r>
            <w:r w:rsidR="00B81FA4">
              <w:rPr>
                <w:sz w:val="18"/>
                <w:szCs w:val="18"/>
              </w:rPr>
              <w:t>4</w:t>
            </w:r>
          </w:p>
        </w:tc>
        <w:tc>
          <w:tcPr>
            <w:tcW w:w="8102" w:type="dxa"/>
          </w:tcPr>
          <w:p w14:paraId="4C509EDE" w14:textId="04BDCF15" w:rsidR="00EB0351" w:rsidRDefault="00493197" w:rsidP="0039621C">
            <w:pPr>
              <w:pStyle w:val="TF-TEXTO-QUADRO"/>
              <w:rPr>
                <w:sz w:val="18"/>
                <w:szCs w:val="18"/>
              </w:rPr>
            </w:pPr>
            <w:r>
              <w:rPr>
                <w:sz w:val="18"/>
                <w:szCs w:val="18"/>
              </w:rPr>
              <w:t xml:space="preserve">Permitir o usuário realizar e gerenciar avaliações sobre as praias </w:t>
            </w:r>
            <w:r w:rsidR="00940DDF">
              <w:rPr>
                <w:sz w:val="18"/>
                <w:szCs w:val="18"/>
              </w:rPr>
              <w:t xml:space="preserve">incluindo notas e </w:t>
            </w:r>
            <w:r>
              <w:rPr>
                <w:sz w:val="18"/>
                <w:szCs w:val="18"/>
              </w:rPr>
              <w:t>com a possibilidade de incluir imagens.</w:t>
            </w:r>
          </w:p>
        </w:tc>
      </w:tr>
      <w:tr w:rsidR="00EB0351" w14:paraId="6A1FB1CB" w14:textId="77777777" w:rsidTr="00B32288">
        <w:trPr>
          <w:jc w:val="center"/>
        </w:trPr>
        <w:tc>
          <w:tcPr>
            <w:tcW w:w="846" w:type="dxa"/>
          </w:tcPr>
          <w:p w14:paraId="36DB0FE3" w14:textId="5FF23B57" w:rsidR="00EB0351" w:rsidRDefault="00493197" w:rsidP="0039621C">
            <w:pPr>
              <w:pStyle w:val="TF-TEXTO-QUADRO"/>
              <w:rPr>
                <w:sz w:val="18"/>
                <w:szCs w:val="18"/>
              </w:rPr>
            </w:pPr>
            <w:r>
              <w:rPr>
                <w:sz w:val="18"/>
                <w:szCs w:val="18"/>
              </w:rPr>
              <w:t>RF0</w:t>
            </w:r>
            <w:r w:rsidR="00B81FA4">
              <w:rPr>
                <w:sz w:val="18"/>
                <w:szCs w:val="18"/>
              </w:rPr>
              <w:t>5</w:t>
            </w:r>
          </w:p>
        </w:tc>
        <w:tc>
          <w:tcPr>
            <w:tcW w:w="8102" w:type="dxa"/>
          </w:tcPr>
          <w:p w14:paraId="0CFD3D27" w14:textId="721BB7E5" w:rsidR="00EB0351" w:rsidRDefault="00493197" w:rsidP="0039621C">
            <w:pPr>
              <w:pStyle w:val="TF-TEXTO-QUADRO"/>
              <w:rPr>
                <w:sz w:val="18"/>
                <w:szCs w:val="18"/>
              </w:rPr>
            </w:pPr>
            <w:r>
              <w:rPr>
                <w:sz w:val="18"/>
                <w:szCs w:val="18"/>
              </w:rPr>
              <w:t>Permitir o usuário definir suas praias favoritas.</w:t>
            </w:r>
          </w:p>
        </w:tc>
      </w:tr>
      <w:tr w:rsidR="00EB0351" w14:paraId="53576F50" w14:textId="77777777" w:rsidTr="00B32288">
        <w:trPr>
          <w:jc w:val="center"/>
        </w:trPr>
        <w:tc>
          <w:tcPr>
            <w:tcW w:w="846" w:type="dxa"/>
          </w:tcPr>
          <w:p w14:paraId="5097C31E" w14:textId="7F82DCB5" w:rsidR="00EB0351" w:rsidRDefault="00493197" w:rsidP="0039621C">
            <w:pPr>
              <w:pStyle w:val="TF-TEXTO-QUADRO"/>
              <w:rPr>
                <w:sz w:val="18"/>
                <w:szCs w:val="18"/>
              </w:rPr>
            </w:pPr>
            <w:r>
              <w:rPr>
                <w:sz w:val="18"/>
                <w:szCs w:val="18"/>
              </w:rPr>
              <w:t>RF0</w:t>
            </w:r>
            <w:r w:rsidR="00B81FA4">
              <w:rPr>
                <w:sz w:val="18"/>
                <w:szCs w:val="18"/>
              </w:rPr>
              <w:t>6</w:t>
            </w:r>
          </w:p>
        </w:tc>
        <w:tc>
          <w:tcPr>
            <w:tcW w:w="8102" w:type="dxa"/>
          </w:tcPr>
          <w:p w14:paraId="69253461" w14:textId="21B96086" w:rsidR="00EB0351" w:rsidRDefault="00493197" w:rsidP="0039621C">
            <w:pPr>
              <w:pStyle w:val="TF-TEXTO-QUADRO"/>
              <w:rPr>
                <w:sz w:val="18"/>
                <w:szCs w:val="18"/>
              </w:rPr>
            </w:pPr>
            <w:r>
              <w:rPr>
                <w:sz w:val="18"/>
                <w:szCs w:val="18"/>
              </w:rPr>
              <w:t>Permitir o usuário sugerir novas praias.</w:t>
            </w:r>
          </w:p>
        </w:tc>
      </w:tr>
      <w:tr w:rsidR="00940DDF" w14:paraId="6DF66431" w14:textId="77777777" w:rsidTr="00B32288">
        <w:trPr>
          <w:jc w:val="center"/>
        </w:trPr>
        <w:tc>
          <w:tcPr>
            <w:tcW w:w="846" w:type="dxa"/>
          </w:tcPr>
          <w:p w14:paraId="3E0AD557" w14:textId="3D8C7DF9" w:rsidR="00940DDF" w:rsidRDefault="00940DDF" w:rsidP="0039621C">
            <w:pPr>
              <w:pStyle w:val="TF-TEXTO-QUADRO"/>
              <w:rPr>
                <w:sz w:val="18"/>
                <w:szCs w:val="18"/>
              </w:rPr>
            </w:pPr>
            <w:r>
              <w:rPr>
                <w:sz w:val="18"/>
                <w:szCs w:val="18"/>
              </w:rPr>
              <w:t>RF0</w:t>
            </w:r>
            <w:r w:rsidR="00B81FA4">
              <w:rPr>
                <w:sz w:val="18"/>
                <w:szCs w:val="18"/>
              </w:rPr>
              <w:t>7</w:t>
            </w:r>
          </w:p>
        </w:tc>
        <w:tc>
          <w:tcPr>
            <w:tcW w:w="8102" w:type="dxa"/>
          </w:tcPr>
          <w:p w14:paraId="40A751B5" w14:textId="339DFE15" w:rsidR="00940DDF" w:rsidRDefault="00940DDF" w:rsidP="0039621C">
            <w:pPr>
              <w:pStyle w:val="TF-TEXTO-QUADRO"/>
              <w:rPr>
                <w:sz w:val="18"/>
                <w:szCs w:val="18"/>
              </w:rPr>
            </w:pPr>
            <w:r>
              <w:rPr>
                <w:sz w:val="18"/>
                <w:szCs w:val="18"/>
              </w:rPr>
              <w:t>Permitir o usuário visualizar seu histórico de avaliações.</w:t>
            </w:r>
          </w:p>
        </w:tc>
      </w:tr>
      <w:tr w:rsidR="00570B70" w14:paraId="05776615" w14:textId="77777777" w:rsidTr="00B32288">
        <w:trPr>
          <w:jc w:val="center"/>
        </w:trPr>
        <w:tc>
          <w:tcPr>
            <w:tcW w:w="846" w:type="dxa"/>
          </w:tcPr>
          <w:p w14:paraId="6E0B13DB" w14:textId="576E2FF5" w:rsidR="00570B70" w:rsidRDefault="00570B70" w:rsidP="0039621C">
            <w:pPr>
              <w:pStyle w:val="TF-TEXTO-QUADRO"/>
              <w:rPr>
                <w:sz w:val="18"/>
                <w:szCs w:val="18"/>
              </w:rPr>
            </w:pPr>
            <w:r>
              <w:rPr>
                <w:sz w:val="18"/>
                <w:szCs w:val="18"/>
              </w:rPr>
              <w:t>RF0</w:t>
            </w:r>
            <w:r w:rsidR="00B81FA4">
              <w:rPr>
                <w:sz w:val="18"/>
                <w:szCs w:val="18"/>
              </w:rPr>
              <w:t>8</w:t>
            </w:r>
          </w:p>
        </w:tc>
        <w:tc>
          <w:tcPr>
            <w:tcW w:w="8102" w:type="dxa"/>
          </w:tcPr>
          <w:p w14:paraId="3A05A428" w14:textId="7BD649BE" w:rsidR="00570B70" w:rsidRDefault="00570B70" w:rsidP="0039621C">
            <w:pPr>
              <w:pStyle w:val="TF-TEXTO-QUADRO"/>
              <w:rPr>
                <w:sz w:val="18"/>
                <w:szCs w:val="18"/>
              </w:rPr>
            </w:pPr>
            <w:r>
              <w:rPr>
                <w:sz w:val="18"/>
                <w:szCs w:val="18"/>
              </w:rPr>
              <w:t xml:space="preserve">Somente </w:t>
            </w:r>
            <w:r w:rsidR="003621AB">
              <w:rPr>
                <w:sz w:val="18"/>
                <w:szCs w:val="18"/>
              </w:rPr>
              <w:t xml:space="preserve">usuários do tipo </w:t>
            </w:r>
            <w:r w:rsidR="003621AB" w:rsidRPr="00C153AC">
              <w:rPr>
                <w:i/>
                <w:iCs/>
                <w:sz w:val="18"/>
                <w:szCs w:val="18"/>
              </w:rPr>
              <w:t>admin</w:t>
            </w:r>
            <w:r w:rsidR="003621AB">
              <w:rPr>
                <w:sz w:val="18"/>
                <w:szCs w:val="18"/>
              </w:rPr>
              <w:t xml:space="preserve"> podem </w:t>
            </w:r>
            <w:r w:rsidR="00C153AC">
              <w:rPr>
                <w:sz w:val="18"/>
                <w:szCs w:val="18"/>
              </w:rPr>
              <w:t>acessar o painel administrativo.</w:t>
            </w:r>
          </w:p>
        </w:tc>
      </w:tr>
      <w:tr w:rsidR="00033F1D" w14:paraId="5446F950" w14:textId="77777777" w:rsidTr="00B32288">
        <w:trPr>
          <w:jc w:val="center"/>
        </w:trPr>
        <w:tc>
          <w:tcPr>
            <w:tcW w:w="846" w:type="dxa"/>
          </w:tcPr>
          <w:p w14:paraId="4F084F3C" w14:textId="7E409AB9" w:rsidR="00033F1D" w:rsidRDefault="00F23F1C" w:rsidP="00033F1D">
            <w:pPr>
              <w:pStyle w:val="TF-TEXTO-QUADRO"/>
              <w:rPr>
                <w:sz w:val="18"/>
                <w:szCs w:val="18"/>
              </w:rPr>
            </w:pPr>
            <w:r>
              <w:rPr>
                <w:sz w:val="18"/>
                <w:szCs w:val="18"/>
              </w:rPr>
              <w:t>RF09</w:t>
            </w:r>
          </w:p>
        </w:tc>
        <w:tc>
          <w:tcPr>
            <w:tcW w:w="8102" w:type="dxa"/>
          </w:tcPr>
          <w:p w14:paraId="0CD4A191" w14:textId="0593D4B9" w:rsidR="00033F1D" w:rsidRDefault="00033F1D" w:rsidP="00033F1D">
            <w:pPr>
              <w:pStyle w:val="TF-TEXTO-QUADRO"/>
              <w:rPr>
                <w:sz w:val="18"/>
                <w:szCs w:val="18"/>
              </w:rPr>
            </w:pPr>
            <w:r>
              <w:rPr>
                <w:sz w:val="18"/>
                <w:szCs w:val="18"/>
              </w:rPr>
              <w:t>O aplicativo deve coletar a localização do usuário.</w:t>
            </w:r>
          </w:p>
        </w:tc>
      </w:tr>
      <w:tr w:rsidR="00236E29" w14:paraId="502B3C56" w14:textId="77777777" w:rsidTr="00B32288">
        <w:trPr>
          <w:jc w:val="center"/>
        </w:trPr>
        <w:tc>
          <w:tcPr>
            <w:tcW w:w="846" w:type="dxa"/>
          </w:tcPr>
          <w:p w14:paraId="018A4EC8" w14:textId="7AB1F914" w:rsidR="00236E29" w:rsidRDefault="00F23F1C" w:rsidP="00033F1D">
            <w:pPr>
              <w:pStyle w:val="TF-TEXTO-QUADRO"/>
              <w:rPr>
                <w:sz w:val="18"/>
                <w:szCs w:val="18"/>
              </w:rPr>
            </w:pPr>
            <w:r>
              <w:rPr>
                <w:sz w:val="18"/>
                <w:szCs w:val="18"/>
              </w:rPr>
              <w:t>RF</w:t>
            </w:r>
            <w:r w:rsidR="005F13B4">
              <w:rPr>
                <w:sz w:val="18"/>
                <w:szCs w:val="18"/>
              </w:rPr>
              <w:t>010</w:t>
            </w:r>
          </w:p>
        </w:tc>
        <w:tc>
          <w:tcPr>
            <w:tcW w:w="8102" w:type="dxa"/>
          </w:tcPr>
          <w:p w14:paraId="31FCF40C" w14:textId="25B69BA1" w:rsidR="00236E29" w:rsidRDefault="00236E29" w:rsidP="00033F1D">
            <w:pPr>
              <w:pStyle w:val="TF-TEXTO-QUADRO"/>
              <w:rPr>
                <w:sz w:val="18"/>
                <w:szCs w:val="18"/>
              </w:rPr>
            </w:pPr>
            <w:r>
              <w:rPr>
                <w:sz w:val="18"/>
                <w:szCs w:val="18"/>
              </w:rPr>
              <w:t>O aplicativo deve possuir acesso à câmera e biblioteca de fotos.</w:t>
            </w:r>
          </w:p>
        </w:tc>
      </w:tr>
      <w:tr w:rsidR="0006193D" w14:paraId="369BC66A" w14:textId="77777777" w:rsidTr="00B32288">
        <w:trPr>
          <w:jc w:val="center"/>
        </w:trPr>
        <w:tc>
          <w:tcPr>
            <w:tcW w:w="846" w:type="dxa"/>
          </w:tcPr>
          <w:p w14:paraId="62636E5F" w14:textId="6A4E8E21" w:rsidR="0006193D" w:rsidRDefault="005F13B4" w:rsidP="00033F1D">
            <w:pPr>
              <w:pStyle w:val="TF-TEXTO-QUADRO"/>
              <w:rPr>
                <w:sz w:val="18"/>
                <w:szCs w:val="18"/>
              </w:rPr>
            </w:pPr>
            <w:r>
              <w:rPr>
                <w:sz w:val="18"/>
                <w:szCs w:val="18"/>
              </w:rPr>
              <w:t>RF011</w:t>
            </w:r>
          </w:p>
        </w:tc>
        <w:tc>
          <w:tcPr>
            <w:tcW w:w="8102" w:type="dxa"/>
          </w:tcPr>
          <w:p w14:paraId="1B8E212F" w14:textId="1117AF25" w:rsidR="0006193D" w:rsidRDefault="0006193D" w:rsidP="00033F1D">
            <w:pPr>
              <w:pStyle w:val="TF-TEXTO-QUADRO"/>
              <w:rPr>
                <w:sz w:val="18"/>
                <w:szCs w:val="18"/>
              </w:rPr>
            </w:pPr>
            <w:r>
              <w:rPr>
                <w:sz w:val="18"/>
                <w:szCs w:val="18"/>
              </w:rPr>
              <w:t>O aplicativo deve estar conectado à internet.</w:t>
            </w:r>
          </w:p>
        </w:tc>
      </w:tr>
      <w:tr w:rsidR="002E0F43" w14:paraId="67704ECE" w14:textId="77777777" w:rsidTr="00B32288">
        <w:trPr>
          <w:jc w:val="center"/>
        </w:trPr>
        <w:tc>
          <w:tcPr>
            <w:tcW w:w="846" w:type="dxa"/>
          </w:tcPr>
          <w:p w14:paraId="719FBD28" w14:textId="4F82CF38" w:rsidR="002E0F43" w:rsidRDefault="005F13B4" w:rsidP="002E0F43">
            <w:pPr>
              <w:pStyle w:val="TF-TEXTO-QUADRO"/>
              <w:rPr>
                <w:sz w:val="18"/>
                <w:szCs w:val="18"/>
              </w:rPr>
            </w:pPr>
            <w:r>
              <w:rPr>
                <w:sz w:val="18"/>
                <w:szCs w:val="18"/>
              </w:rPr>
              <w:t>RF012</w:t>
            </w:r>
          </w:p>
        </w:tc>
        <w:tc>
          <w:tcPr>
            <w:tcW w:w="8102" w:type="dxa"/>
          </w:tcPr>
          <w:p w14:paraId="182891DB" w14:textId="2DCB2A61" w:rsidR="002E0F43" w:rsidRDefault="002E0F43" w:rsidP="002E0F43">
            <w:pPr>
              <w:pStyle w:val="TF-TEXTO-QUADRO"/>
              <w:rPr>
                <w:sz w:val="18"/>
                <w:szCs w:val="18"/>
              </w:rPr>
            </w:pPr>
            <w:r w:rsidRPr="50DC1BE9">
              <w:rPr>
                <w:sz w:val="18"/>
                <w:szCs w:val="18"/>
              </w:rPr>
              <w:t>O usuário deve estar autenticado para realizar ações dentro do aplicativo</w:t>
            </w:r>
            <w:r w:rsidR="005F13B4">
              <w:rPr>
                <w:sz w:val="18"/>
                <w:szCs w:val="18"/>
              </w:rPr>
              <w:t xml:space="preserve"> e do painel administrativo</w:t>
            </w:r>
            <w:r w:rsidRPr="50DC1BE9">
              <w:rPr>
                <w:sz w:val="18"/>
                <w:szCs w:val="18"/>
              </w:rPr>
              <w:t>.</w:t>
            </w:r>
          </w:p>
        </w:tc>
      </w:tr>
    </w:tbl>
    <w:p w14:paraId="2D1FFAA7" w14:textId="2EC71269" w:rsidR="00EB0351" w:rsidRDefault="00EB0351" w:rsidP="00EB0351">
      <w:pPr>
        <w:pStyle w:val="TF-FONTE"/>
      </w:pPr>
      <w:r>
        <w:t>Fonte: elaborado pelo autor (2025).</w:t>
      </w:r>
    </w:p>
    <w:p w14:paraId="0B7F6B23" w14:textId="1818EC76" w:rsidR="00265BFA" w:rsidRPr="001B7764" w:rsidRDefault="00265BFA" w:rsidP="00265BFA">
      <w:pPr>
        <w:pStyle w:val="TF-LEGENDA"/>
      </w:pPr>
      <w:bookmarkStart w:id="141" w:name="Quadro6"/>
      <w:r>
        <w:t>Quadro 6</w:t>
      </w:r>
      <w:bookmarkEnd w:id="141"/>
      <w:r>
        <w:t xml:space="preserve"> – Requisitos Não Funcionais</w:t>
      </w:r>
    </w:p>
    <w:tbl>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501"/>
      </w:tblGrid>
      <w:tr w:rsidR="0052431E" w14:paraId="1873B4E9" w14:textId="77777777" w:rsidTr="0052431E">
        <w:trPr>
          <w:jc w:val="center"/>
        </w:trPr>
        <w:tc>
          <w:tcPr>
            <w:tcW w:w="8948" w:type="dxa"/>
            <w:gridSpan w:val="2"/>
            <w:shd w:val="clear" w:color="auto" w:fill="BFBFBF" w:themeFill="background1" w:themeFillShade="BF"/>
          </w:tcPr>
          <w:p w14:paraId="5997325B" w14:textId="0A8508D6" w:rsidR="0052431E" w:rsidRPr="0052431E" w:rsidRDefault="0052431E" w:rsidP="0039621C">
            <w:pPr>
              <w:pStyle w:val="TF-TEXTO-QUADRO"/>
              <w:rPr>
                <w:b/>
                <w:bCs/>
                <w:sz w:val="18"/>
                <w:szCs w:val="18"/>
              </w:rPr>
            </w:pPr>
            <w:r w:rsidRPr="0052431E">
              <w:rPr>
                <w:b/>
                <w:bCs/>
                <w:sz w:val="18"/>
                <w:szCs w:val="18"/>
              </w:rPr>
              <w:t>Requisito Não Funcional</w:t>
            </w:r>
          </w:p>
        </w:tc>
      </w:tr>
      <w:tr w:rsidR="00265BFA" w14:paraId="5AE9B5E0" w14:textId="77777777" w:rsidTr="0039621C">
        <w:trPr>
          <w:jc w:val="center"/>
        </w:trPr>
        <w:tc>
          <w:tcPr>
            <w:tcW w:w="1447" w:type="dxa"/>
          </w:tcPr>
          <w:p w14:paraId="323DCB59" w14:textId="2783C2AC" w:rsidR="00265BFA" w:rsidRPr="00E95A07" w:rsidRDefault="00265BFA" w:rsidP="0039621C">
            <w:pPr>
              <w:pStyle w:val="TF-TEXTO-QUADRO"/>
              <w:rPr>
                <w:sz w:val="18"/>
                <w:szCs w:val="18"/>
              </w:rPr>
            </w:pPr>
            <w:r>
              <w:rPr>
                <w:sz w:val="18"/>
                <w:szCs w:val="18"/>
              </w:rPr>
              <w:t>RNF01</w:t>
            </w:r>
          </w:p>
        </w:tc>
        <w:tc>
          <w:tcPr>
            <w:tcW w:w="7501" w:type="dxa"/>
          </w:tcPr>
          <w:p w14:paraId="07AEE090" w14:textId="0654604F" w:rsidR="00265BFA" w:rsidRPr="00E95A07" w:rsidRDefault="00265BFA" w:rsidP="0039621C">
            <w:pPr>
              <w:pStyle w:val="TF-TEXTO-QUADRO"/>
              <w:rPr>
                <w:sz w:val="18"/>
                <w:szCs w:val="18"/>
              </w:rPr>
            </w:pPr>
            <w:r>
              <w:rPr>
                <w:sz w:val="18"/>
                <w:szCs w:val="18"/>
              </w:rPr>
              <w:t>O aplicativo deve ser desenvolvido na linguagem de programação Dart com a utilização do framework Dart.</w:t>
            </w:r>
          </w:p>
        </w:tc>
      </w:tr>
      <w:tr w:rsidR="00722F8F" w14:paraId="703CB332" w14:textId="77777777" w:rsidTr="0039621C">
        <w:trPr>
          <w:jc w:val="center"/>
        </w:trPr>
        <w:tc>
          <w:tcPr>
            <w:tcW w:w="1447" w:type="dxa"/>
          </w:tcPr>
          <w:p w14:paraId="2919CC8A" w14:textId="1E04FEBC" w:rsidR="00722F8F" w:rsidRDefault="00934EFC" w:rsidP="0039621C">
            <w:pPr>
              <w:pStyle w:val="TF-TEXTO-QUADRO"/>
              <w:rPr>
                <w:sz w:val="18"/>
                <w:szCs w:val="18"/>
              </w:rPr>
            </w:pPr>
            <w:r>
              <w:rPr>
                <w:sz w:val="18"/>
                <w:szCs w:val="18"/>
              </w:rPr>
              <w:t>RNF02</w:t>
            </w:r>
          </w:p>
        </w:tc>
        <w:tc>
          <w:tcPr>
            <w:tcW w:w="7501" w:type="dxa"/>
          </w:tcPr>
          <w:p w14:paraId="5DC88254" w14:textId="4260944E" w:rsidR="00722F8F" w:rsidRDefault="00722F8F" w:rsidP="0039621C">
            <w:pPr>
              <w:pStyle w:val="TF-TEXTO-QUADRO"/>
              <w:rPr>
                <w:sz w:val="18"/>
                <w:szCs w:val="18"/>
              </w:rPr>
            </w:pPr>
            <w:r>
              <w:rPr>
                <w:sz w:val="18"/>
                <w:szCs w:val="18"/>
              </w:rPr>
              <w:t>O painel administrativo deve ser desenvolvido</w:t>
            </w:r>
            <w:r w:rsidR="00282362">
              <w:rPr>
                <w:sz w:val="18"/>
                <w:szCs w:val="18"/>
              </w:rPr>
              <w:t xml:space="preserve"> utilizando a linguagem de programação Javascript com a utilização do framework VueJS e o plugin Vuetify.</w:t>
            </w:r>
          </w:p>
        </w:tc>
      </w:tr>
      <w:tr w:rsidR="003D5F1A" w14:paraId="7A0D6C64" w14:textId="77777777" w:rsidTr="0039621C">
        <w:trPr>
          <w:jc w:val="center"/>
        </w:trPr>
        <w:tc>
          <w:tcPr>
            <w:tcW w:w="1447" w:type="dxa"/>
          </w:tcPr>
          <w:p w14:paraId="2FB955F2" w14:textId="510FC640" w:rsidR="003D5F1A" w:rsidRDefault="00940DDF" w:rsidP="0039621C">
            <w:pPr>
              <w:pStyle w:val="TF-TEXTO-QUADRO"/>
              <w:rPr>
                <w:sz w:val="18"/>
                <w:szCs w:val="18"/>
              </w:rPr>
            </w:pPr>
            <w:r>
              <w:rPr>
                <w:sz w:val="18"/>
                <w:szCs w:val="18"/>
              </w:rPr>
              <w:t>RNF0</w:t>
            </w:r>
            <w:r w:rsidR="00934EFC">
              <w:rPr>
                <w:sz w:val="18"/>
                <w:szCs w:val="18"/>
              </w:rPr>
              <w:t>3</w:t>
            </w:r>
          </w:p>
        </w:tc>
        <w:tc>
          <w:tcPr>
            <w:tcW w:w="7501" w:type="dxa"/>
          </w:tcPr>
          <w:p w14:paraId="7422E739" w14:textId="68F623EF" w:rsidR="003D5F1A" w:rsidRDefault="003D5F1A" w:rsidP="0039621C">
            <w:pPr>
              <w:pStyle w:val="TF-TEXTO-QUADRO"/>
              <w:rPr>
                <w:sz w:val="18"/>
                <w:szCs w:val="18"/>
              </w:rPr>
            </w:pPr>
            <w:r>
              <w:rPr>
                <w:sz w:val="18"/>
                <w:szCs w:val="18"/>
              </w:rPr>
              <w:t>O aplicativo deve ter compatibilidade com dispositivos Android.</w:t>
            </w:r>
          </w:p>
        </w:tc>
      </w:tr>
      <w:tr w:rsidR="00940DDF" w14:paraId="1CC36883" w14:textId="77777777" w:rsidTr="0039621C">
        <w:trPr>
          <w:jc w:val="center"/>
        </w:trPr>
        <w:tc>
          <w:tcPr>
            <w:tcW w:w="1447" w:type="dxa"/>
          </w:tcPr>
          <w:p w14:paraId="250A56AE" w14:textId="4E4567BB" w:rsidR="00940DDF" w:rsidRDefault="00940DDF" w:rsidP="0039621C">
            <w:pPr>
              <w:pStyle w:val="TF-TEXTO-QUADRO"/>
              <w:rPr>
                <w:sz w:val="18"/>
                <w:szCs w:val="18"/>
              </w:rPr>
            </w:pPr>
            <w:r>
              <w:rPr>
                <w:sz w:val="18"/>
                <w:szCs w:val="18"/>
              </w:rPr>
              <w:t>RNF0</w:t>
            </w:r>
            <w:r w:rsidR="00934EFC">
              <w:rPr>
                <w:sz w:val="18"/>
                <w:szCs w:val="18"/>
              </w:rPr>
              <w:t>4</w:t>
            </w:r>
          </w:p>
        </w:tc>
        <w:tc>
          <w:tcPr>
            <w:tcW w:w="7501" w:type="dxa"/>
          </w:tcPr>
          <w:p w14:paraId="18AC158C" w14:textId="0C75491F" w:rsidR="00940DDF" w:rsidRDefault="00940DDF" w:rsidP="0039621C">
            <w:pPr>
              <w:pStyle w:val="TF-TEXTO-QUADRO"/>
              <w:rPr>
                <w:sz w:val="18"/>
                <w:szCs w:val="18"/>
              </w:rPr>
            </w:pPr>
            <w:r>
              <w:rPr>
                <w:sz w:val="18"/>
                <w:szCs w:val="18"/>
              </w:rPr>
              <w:t>O aplicativo</w:t>
            </w:r>
            <w:r w:rsidR="006D1AF5">
              <w:rPr>
                <w:sz w:val="18"/>
                <w:szCs w:val="18"/>
              </w:rPr>
              <w:t xml:space="preserve"> e o painel administrativo</w:t>
            </w:r>
            <w:r>
              <w:rPr>
                <w:sz w:val="18"/>
                <w:szCs w:val="18"/>
              </w:rPr>
              <w:t xml:space="preserve"> </w:t>
            </w:r>
            <w:r w:rsidR="00934EFC">
              <w:rPr>
                <w:sz w:val="18"/>
                <w:szCs w:val="18"/>
              </w:rPr>
              <w:t>devem</w:t>
            </w:r>
            <w:r>
              <w:rPr>
                <w:sz w:val="18"/>
                <w:szCs w:val="18"/>
              </w:rPr>
              <w:t xml:space="preserve"> armazenar suas informações no Firestore Database e Firebase Storage (Imagens)</w:t>
            </w:r>
          </w:p>
        </w:tc>
      </w:tr>
      <w:tr w:rsidR="00265BFA" w14:paraId="077FEE32" w14:textId="77777777" w:rsidTr="0039621C">
        <w:trPr>
          <w:jc w:val="center"/>
        </w:trPr>
        <w:tc>
          <w:tcPr>
            <w:tcW w:w="1447" w:type="dxa"/>
          </w:tcPr>
          <w:p w14:paraId="1637F212" w14:textId="5639585A" w:rsidR="00265BFA" w:rsidRDefault="00265BFA" w:rsidP="0039621C">
            <w:pPr>
              <w:pStyle w:val="TF-TEXTO-QUADRO"/>
              <w:rPr>
                <w:sz w:val="18"/>
                <w:szCs w:val="18"/>
              </w:rPr>
            </w:pPr>
            <w:r>
              <w:rPr>
                <w:sz w:val="18"/>
                <w:szCs w:val="18"/>
              </w:rPr>
              <w:t>RNF0</w:t>
            </w:r>
            <w:r w:rsidR="00C3768C">
              <w:rPr>
                <w:sz w:val="18"/>
                <w:szCs w:val="18"/>
              </w:rPr>
              <w:t>5</w:t>
            </w:r>
          </w:p>
        </w:tc>
        <w:tc>
          <w:tcPr>
            <w:tcW w:w="7501" w:type="dxa"/>
          </w:tcPr>
          <w:p w14:paraId="7B4E5781" w14:textId="263E5B4E" w:rsidR="00265BFA" w:rsidRDefault="00265BFA" w:rsidP="0039621C">
            <w:pPr>
              <w:pStyle w:val="TF-TEXTO-QUADRO"/>
              <w:rPr>
                <w:sz w:val="18"/>
                <w:szCs w:val="18"/>
              </w:rPr>
            </w:pPr>
            <w:r>
              <w:rPr>
                <w:sz w:val="18"/>
                <w:szCs w:val="18"/>
              </w:rPr>
              <w:t xml:space="preserve">O aplicativo </w:t>
            </w:r>
            <w:r w:rsidR="00C153AC">
              <w:rPr>
                <w:sz w:val="18"/>
                <w:szCs w:val="18"/>
              </w:rPr>
              <w:t xml:space="preserve">e o painel administrativo </w:t>
            </w:r>
            <w:r w:rsidR="006D1AF5">
              <w:rPr>
                <w:sz w:val="18"/>
                <w:szCs w:val="18"/>
              </w:rPr>
              <w:t>devem</w:t>
            </w:r>
            <w:r>
              <w:rPr>
                <w:sz w:val="18"/>
                <w:szCs w:val="18"/>
              </w:rPr>
              <w:t xml:space="preserve"> ter um estilo </w:t>
            </w:r>
            <w:r w:rsidR="004B7B8B">
              <w:rPr>
                <w:sz w:val="18"/>
                <w:szCs w:val="18"/>
              </w:rPr>
              <w:t>e layout que proporcione um</w:t>
            </w:r>
            <w:r w:rsidR="003D5F1A">
              <w:rPr>
                <w:sz w:val="18"/>
                <w:szCs w:val="18"/>
              </w:rPr>
              <w:t>a</w:t>
            </w:r>
            <w:r w:rsidR="004B7B8B">
              <w:rPr>
                <w:sz w:val="18"/>
                <w:szCs w:val="18"/>
              </w:rPr>
              <w:t xml:space="preserve"> </w:t>
            </w:r>
            <w:r w:rsidR="003D5F1A">
              <w:rPr>
                <w:sz w:val="18"/>
                <w:szCs w:val="18"/>
              </w:rPr>
              <w:t xml:space="preserve">interface intuitiva, de </w:t>
            </w:r>
            <w:r w:rsidR="004B7B8B">
              <w:rPr>
                <w:sz w:val="18"/>
                <w:szCs w:val="18"/>
              </w:rPr>
              <w:t>fácil usabilidade</w:t>
            </w:r>
            <w:r w:rsidR="003D5F1A">
              <w:rPr>
                <w:sz w:val="18"/>
                <w:szCs w:val="18"/>
              </w:rPr>
              <w:t xml:space="preserve"> e utilizar ícones representativos</w:t>
            </w:r>
            <w:r w:rsidR="004B7B8B">
              <w:rPr>
                <w:sz w:val="18"/>
                <w:szCs w:val="18"/>
              </w:rPr>
              <w:t>.</w:t>
            </w:r>
          </w:p>
        </w:tc>
      </w:tr>
      <w:tr w:rsidR="00F82259" w14:paraId="2CF9AFB8" w14:textId="77777777" w:rsidTr="0039621C">
        <w:trPr>
          <w:jc w:val="center"/>
        </w:trPr>
        <w:tc>
          <w:tcPr>
            <w:tcW w:w="1447" w:type="dxa"/>
          </w:tcPr>
          <w:p w14:paraId="69E40BFA" w14:textId="7C3C282E" w:rsidR="00F82259" w:rsidRDefault="00F82259" w:rsidP="0039621C">
            <w:pPr>
              <w:pStyle w:val="TF-TEXTO-QUADRO"/>
              <w:rPr>
                <w:sz w:val="18"/>
                <w:szCs w:val="18"/>
              </w:rPr>
            </w:pPr>
            <w:r>
              <w:rPr>
                <w:sz w:val="18"/>
                <w:szCs w:val="18"/>
              </w:rPr>
              <w:t>RNF</w:t>
            </w:r>
            <w:r w:rsidR="00C3768C">
              <w:rPr>
                <w:sz w:val="18"/>
                <w:szCs w:val="18"/>
              </w:rPr>
              <w:t>06</w:t>
            </w:r>
          </w:p>
        </w:tc>
        <w:tc>
          <w:tcPr>
            <w:tcW w:w="7501" w:type="dxa"/>
          </w:tcPr>
          <w:p w14:paraId="6CAC6709" w14:textId="6CDCB726" w:rsidR="00F82259" w:rsidRDefault="00F82259" w:rsidP="0039621C">
            <w:pPr>
              <w:pStyle w:val="TF-TEXTO-QUADRO"/>
              <w:rPr>
                <w:sz w:val="18"/>
                <w:szCs w:val="18"/>
              </w:rPr>
            </w:pPr>
            <w:r>
              <w:rPr>
                <w:sz w:val="18"/>
                <w:szCs w:val="18"/>
              </w:rPr>
              <w:t>O código fonte do aplicativo</w:t>
            </w:r>
            <w:r w:rsidR="00C153AC">
              <w:rPr>
                <w:sz w:val="18"/>
                <w:szCs w:val="18"/>
              </w:rPr>
              <w:t xml:space="preserve"> e do painel administrativo</w:t>
            </w:r>
            <w:r>
              <w:rPr>
                <w:sz w:val="18"/>
                <w:szCs w:val="18"/>
              </w:rPr>
              <w:t xml:space="preserve"> deve ser disponibilizado em um repositório Git para versionamento.</w:t>
            </w:r>
          </w:p>
        </w:tc>
      </w:tr>
      <w:tr w:rsidR="009D186B" w14:paraId="5E7C8CD1" w14:textId="77777777" w:rsidTr="0039621C">
        <w:trPr>
          <w:jc w:val="center"/>
        </w:trPr>
        <w:tc>
          <w:tcPr>
            <w:tcW w:w="1447" w:type="dxa"/>
          </w:tcPr>
          <w:p w14:paraId="231AE6DF" w14:textId="067EC82E" w:rsidR="009D186B" w:rsidRDefault="00C3768C" w:rsidP="0039621C">
            <w:pPr>
              <w:pStyle w:val="TF-TEXTO-QUADRO"/>
              <w:rPr>
                <w:sz w:val="18"/>
                <w:szCs w:val="18"/>
              </w:rPr>
            </w:pPr>
            <w:r>
              <w:rPr>
                <w:sz w:val="18"/>
                <w:szCs w:val="18"/>
              </w:rPr>
              <w:t>RNF07</w:t>
            </w:r>
          </w:p>
        </w:tc>
        <w:tc>
          <w:tcPr>
            <w:tcW w:w="7501" w:type="dxa"/>
          </w:tcPr>
          <w:p w14:paraId="5A17CF67" w14:textId="44D65080" w:rsidR="009D186B" w:rsidRDefault="009D186B" w:rsidP="0039621C">
            <w:pPr>
              <w:pStyle w:val="TF-TEXTO-QUADRO"/>
              <w:rPr>
                <w:sz w:val="18"/>
                <w:szCs w:val="18"/>
              </w:rPr>
            </w:pPr>
            <w:r w:rsidRPr="50DC1BE9">
              <w:rPr>
                <w:sz w:val="18"/>
                <w:szCs w:val="18"/>
              </w:rPr>
              <w:t>Autenticar credenciais do usuário utilizando Firebase Authentication</w:t>
            </w:r>
            <w:r>
              <w:rPr>
                <w:sz w:val="18"/>
                <w:szCs w:val="18"/>
              </w:rPr>
              <w:t>.</w:t>
            </w:r>
          </w:p>
        </w:tc>
      </w:tr>
      <w:tr w:rsidR="00327724" w14:paraId="6870DDBC" w14:textId="77777777" w:rsidTr="0039621C">
        <w:trPr>
          <w:jc w:val="center"/>
        </w:trPr>
        <w:tc>
          <w:tcPr>
            <w:tcW w:w="1447" w:type="dxa"/>
          </w:tcPr>
          <w:p w14:paraId="0D0A6619" w14:textId="262F2002" w:rsidR="00327724" w:rsidRDefault="00C3768C" w:rsidP="0039621C">
            <w:pPr>
              <w:pStyle w:val="TF-TEXTO-QUADRO"/>
              <w:rPr>
                <w:sz w:val="18"/>
                <w:szCs w:val="18"/>
              </w:rPr>
            </w:pPr>
            <w:r>
              <w:rPr>
                <w:sz w:val="18"/>
                <w:szCs w:val="18"/>
              </w:rPr>
              <w:t>RNF08</w:t>
            </w:r>
          </w:p>
        </w:tc>
        <w:tc>
          <w:tcPr>
            <w:tcW w:w="7501" w:type="dxa"/>
          </w:tcPr>
          <w:p w14:paraId="62FB9430" w14:textId="4CF76F81" w:rsidR="00327724" w:rsidRPr="50DC1BE9" w:rsidRDefault="00327724" w:rsidP="0039621C">
            <w:pPr>
              <w:pStyle w:val="TF-TEXTO-QUADRO"/>
              <w:rPr>
                <w:sz w:val="18"/>
                <w:szCs w:val="18"/>
              </w:rPr>
            </w:pPr>
            <w:r>
              <w:rPr>
                <w:sz w:val="18"/>
                <w:szCs w:val="18"/>
              </w:rPr>
              <w:t>Permitir consulta de praias com um mapa interativo utilizando a Google Maps API.</w:t>
            </w:r>
          </w:p>
        </w:tc>
      </w:tr>
      <w:tr w:rsidR="00066310" w14:paraId="59F37435" w14:textId="77777777" w:rsidTr="0039621C">
        <w:trPr>
          <w:jc w:val="center"/>
        </w:trPr>
        <w:tc>
          <w:tcPr>
            <w:tcW w:w="1447" w:type="dxa"/>
          </w:tcPr>
          <w:p w14:paraId="2ECEFC56" w14:textId="3C46C82E" w:rsidR="00066310" w:rsidRDefault="00C3768C" w:rsidP="00066310">
            <w:pPr>
              <w:pStyle w:val="TF-TEXTO-QUADRO"/>
              <w:rPr>
                <w:sz w:val="18"/>
                <w:szCs w:val="18"/>
              </w:rPr>
            </w:pPr>
            <w:r>
              <w:rPr>
                <w:sz w:val="18"/>
                <w:szCs w:val="18"/>
              </w:rPr>
              <w:t>RNF09</w:t>
            </w:r>
          </w:p>
        </w:tc>
        <w:tc>
          <w:tcPr>
            <w:tcW w:w="7501" w:type="dxa"/>
          </w:tcPr>
          <w:p w14:paraId="55B3488F" w14:textId="4F983D43" w:rsidR="00066310" w:rsidRDefault="00066310" w:rsidP="00066310">
            <w:pPr>
              <w:pStyle w:val="TF-TEXTO-QUADRO"/>
              <w:rPr>
                <w:sz w:val="18"/>
                <w:szCs w:val="18"/>
              </w:rPr>
            </w:pPr>
            <w:r>
              <w:rPr>
                <w:sz w:val="18"/>
                <w:szCs w:val="18"/>
              </w:rPr>
              <w:t>Exibir métricas climáticas sobre as praias utilizando a OpenWeather API.</w:t>
            </w:r>
          </w:p>
        </w:tc>
      </w:tr>
      <w:tr w:rsidR="00AD1A4D" w14:paraId="6EE0DBCB" w14:textId="77777777" w:rsidTr="0039621C">
        <w:trPr>
          <w:jc w:val="center"/>
        </w:trPr>
        <w:tc>
          <w:tcPr>
            <w:tcW w:w="1447" w:type="dxa"/>
          </w:tcPr>
          <w:p w14:paraId="19EEF3E0" w14:textId="68E6CE66" w:rsidR="00AD1A4D" w:rsidRDefault="00AD1A4D" w:rsidP="00066310">
            <w:pPr>
              <w:pStyle w:val="TF-TEXTO-QUADRO"/>
              <w:rPr>
                <w:sz w:val="18"/>
                <w:szCs w:val="18"/>
              </w:rPr>
            </w:pPr>
            <w:r>
              <w:rPr>
                <w:sz w:val="18"/>
                <w:szCs w:val="18"/>
              </w:rPr>
              <w:t>RNF010</w:t>
            </w:r>
          </w:p>
        </w:tc>
        <w:tc>
          <w:tcPr>
            <w:tcW w:w="7501" w:type="dxa"/>
          </w:tcPr>
          <w:p w14:paraId="7F0E9E6E" w14:textId="3D8BB602" w:rsidR="00AD1A4D" w:rsidRDefault="00AD1A4D" w:rsidP="00066310">
            <w:pPr>
              <w:pStyle w:val="TF-TEXTO-QUADRO"/>
              <w:rPr>
                <w:sz w:val="18"/>
                <w:szCs w:val="18"/>
              </w:rPr>
            </w:pPr>
            <w:r>
              <w:rPr>
                <w:sz w:val="18"/>
                <w:szCs w:val="18"/>
              </w:rPr>
              <w:t xml:space="preserve">O aplicativo e o painel administrativo devem ter </w:t>
            </w:r>
            <w:r w:rsidR="005420D3">
              <w:rPr>
                <w:sz w:val="18"/>
                <w:szCs w:val="18"/>
              </w:rPr>
              <w:t xml:space="preserve">seu UX </w:t>
            </w:r>
            <w:r>
              <w:rPr>
                <w:sz w:val="18"/>
                <w:szCs w:val="18"/>
              </w:rPr>
              <w:t>desenvolvido b</w:t>
            </w:r>
            <w:r w:rsidR="005420D3">
              <w:rPr>
                <w:sz w:val="18"/>
                <w:szCs w:val="18"/>
              </w:rPr>
              <w:t>aseado nas 10 heurísticas de Nielsen.</w:t>
            </w:r>
          </w:p>
        </w:tc>
      </w:tr>
    </w:tbl>
    <w:p w14:paraId="55A5BB08" w14:textId="77777777" w:rsidR="00265BFA" w:rsidRDefault="00265BFA" w:rsidP="00265BFA">
      <w:pPr>
        <w:pStyle w:val="TF-FONTE"/>
      </w:pPr>
      <w:r>
        <w:t>Fonte: elaborado pelo autor (2025).</w:t>
      </w:r>
    </w:p>
    <w:p w14:paraId="5F2BA3F6" w14:textId="52A80496" w:rsidR="00FE7AF3" w:rsidRPr="00FE7AF3" w:rsidDel="00812B22" w:rsidRDefault="00FE7AF3" w:rsidP="00FE7AF3">
      <w:pPr>
        <w:pStyle w:val="Ttulo3"/>
        <w:rPr>
          <w:del w:id="142" w:author="Dalton Solano dos Reis" w:date="2025-12-11T09:56:00Z" w16du:dateUtc="2025-12-11T12:56:00Z"/>
        </w:rPr>
      </w:pPr>
      <w:del w:id="143" w:author="Dalton Solano dos Reis" w:date="2025-12-11T09:56:00Z" w16du:dateUtc="2025-12-11T12:56:00Z">
        <w:r w:rsidDel="00812B22">
          <w:delText xml:space="preserve">Diagrama de </w:delText>
        </w:r>
        <w:r w:rsidR="001D7CA5" w:rsidDel="00812B22">
          <w:delText>Componentes</w:delText>
        </w:r>
      </w:del>
    </w:p>
    <w:p w14:paraId="4B11F8B7" w14:textId="2E0CB347" w:rsidR="00265BFA" w:rsidRDefault="00812B22" w:rsidP="00FE7AF3">
      <w:pPr>
        <w:pStyle w:val="TF-TEXTO"/>
      </w:pPr>
      <w:ins w:id="144" w:author="Dalton Solano dos Reis" w:date="2025-12-11T09:56:00Z" w16du:dateUtc="2025-12-11T12:56:00Z">
        <w:r>
          <w:t xml:space="preserve">A seguir se tem o diagrama de componentes, que </w:t>
        </w:r>
      </w:ins>
      <w:del w:id="145" w:author="Dalton Solano dos Reis" w:date="2025-12-11T09:56:00Z" w16du:dateUtc="2025-12-11T12:56:00Z">
        <w:r w:rsidR="00FE7AF3" w:rsidDel="00812B22">
          <w:delText xml:space="preserve">Essa subseção </w:delText>
        </w:r>
      </w:del>
      <w:r w:rsidR="00FE7AF3">
        <w:t xml:space="preserve">apresenta o fluxo e a comunicação entre os principais componentes desenvolvidos e utilizados para o aplicativo. </w:t>
      </w:r>
      <w:r w:rsidR="008F276B">
        <w:t xml:space="preserve">Os componentes foram divididos em </w:t>
      </w:r>
      <w:r w:rsidR="00DE2967">
        <w:t>4</w:t>
      </w:r>
      <w:r w:rsidR="008F276B">
        <w:t xml:space="preserve"> </w:t>
      </w:r>
      <w:r w:rsidR="001364D0">
        <w:t>seções</w:t>
      </w:r>
      <w:r w:rsidR="008F276B">
        <w:t xml:space="preserve">, sendo elas: Aplicativo </w:t>
      </w:r>
      <w:r w:rsidR="002B2BED">
        <w:t xml:space="preserve">(1), </w:t>
      </w:r>
      <w:r w:rsidR="009667A4">
        <w:t xml:space="preserve">Painel Administrativo (2), </w:t>
      </w:r>
      <w:r w:rsidR="002B2BED">
        <w:t>Serviços Firebase (</w:t>
      </w:r>
      <w:r w:rsidR="009667A4">
        <w:t>3</w:t>
      </w:r>
      <w:r w:rsidR="002B2BED">
        <w:t>)</w:t>
      </w:r>
      <w:r w:rsidR="009667A4">
        <w:t xml:space="preserve"> e</w:t>
      </w:r>
      <w:r w:rsidR="002B2BED">
        <w:t xml:space="preserve"> APIs externas </w:t>
      </w:r>
      <w:r w:rsidR="009667A4">
        <w:t>(4</w:t>
      </w:r>
      <w:r w:rsidR="002B2BED">
        <w:t xml:space="preserve">). </w:t>
      </w:r>
      <w:r w:rsidR="00FE7AF3">
        <w:t xml:space="preserve">A </w:t>
      </w:r>
      <w:r w:rsidR="00EF1B5A">
        <w:fldChar w:fldCharType="begin"/>
      </w:r>
      <w:r w:rsidR="00EF1B5A">
        <w:instrText xml:space="preserve"> REF Figura3 \h </w:instrText>
      </w:r>
      <w:r w:rsidR="00EF1B5A">
        <w:fldChar w:fldCharType="separate"/>
      </w:r>
      <w:r w:rsidR="00050750">
        <w:t>Figura 3</w:t>
      </w:r>
      <w:r w:rsidR="00EF1B5A">
        <w:fldChar w:fldCharType="end"/>
      </w:r>
      <w:r w:rsidR="00FE7AF3">
        <w:t xml:space="preserve"> </w:t>
      </w:r>
      <w:r w:rsidR="002B2BED">
        <w:t>exibe</w:t>
      </w:r>
      <w:r w:rsidR="00FE7AF3">
        <w:t xml:space="preserve"> o diagrama criado e facilita o entendimento da relação entre os componentes</w:t>
      </w:r>
      <w:r w:rsidR="002B2BED">
        <w:t xml:space="preserve"> citados</w:t>
      </w:r>
      <w:r w:rsidR="00FE7AF3">
        <w:t xml:space="preserve"> e o fluxo para a persistência e leitura dos dados do aplicativo</w:t>
      </w:r>
      <w:r w:rsidR="002B2BED">
        <w:t xml:space="preserve"> baseado nos </w:t>
      </w:r>
      <w:del w:id="146" w:author="Dalton Solano dos Reis" w:date="2025-12-11T09:57:00Z" w16du:dateUtc="2025-12-11T12:57:00Z">
        <w:r w:rsidR="002B2BED" w:rsidDel="00812B22">
          <w:delText>Requisitos Funcionais (</w:delText>
        </w:r>
      </w:del>
      <w:r w:rsidR="002B2BED">
        <w:t>RF</w:t>
      </w:r>
      <w:ins w:id="147" w:author="Dalton Solano dos Reis" w:date="2025-12-11T09:57:00Z" w16du:dateUtc="2025-12-11T12:57:00Z">
        <w:r>
          <w:t>s</w:t>
        </w:r>
      </w:ins>
      <w:del w:id="148" w:author="Dalton Solano dos Reis" w:date="2025-12-11T09:57:00Z" w16du:dateUtc="2025-12-11T12:57:00Z">
        <w:r w:rsidR="002B2BED" w:rsidDel="00812B22">
          <w:delText>)</w:delText>
        </w:r>
      </w:del>
      <w:r w:rsidR="002B2BED">
        <w:t xml:space="preserve"> e </w:t>
      </w:r>
      <w:del w:id="149" w:author="Dalton Solano dos Reis" w:date="2025-12-11T09:57:00Z" w16du:dateUtc="2025-12-11T12:57:00Z">
        <w:r w:rsidR="002B2BED" w:rsidDel="00812B22">
          <w:delText>Requisitos Não Funcionais (</w:delText>
        </w:r>
      </w:del>
      <w:r w:rsidR="002B2BED">
        <w:t>RNF</w:t>
      </w:r>
      <w:ins w:id="150" w:author="Dalton Solano dos Reis" w:date="2025-12-11T09:57:00Z" w16du:dateUtc="2025-12-11T12:57:00Z">
        <w:r>
          <w:t>s</w:t>
        </w:r>
      </w:ins>
      <w:del w:id="151" w:author="Dalton Solano dos Reis" w:date="2025-12-11T09:57:00Z" w16du:dateUtc="2025-12-11T12:57:00Z">
        <w:r w:rsidR="002B2BED" w:rsidDel="00812B22">
          <w:delText>)</w:delText>
        </w:r>
      </w:del>
      <w:r w:rsidR="002B2BED">
        <w:t xml:space="preserve"> anteriormente apresentados</w:t>
      </w:r>
      <w:r w:rsidR="00FE7AF3">
        <w:t>.</w:t>
      </w:r>
    </w:p>
    <w:p w14:paraId="6B074A85" w14:textId="01D9187B" w:rsidR="008F276B" w:rsidRDefault="008F276B" w:rsidP="008F276B">
      <w:pPr>
        <w:pStyle w:val="TF-LEGENDA"/>
      </w:pPr>
      <w:bookmarkStart w:id="152" w:name="Figura3"/>
      <w:r>
        <w:lastRenderedPageBreak/>
        <w:t>Figura 3</w:t>
      </w:r>
      <w:bookmarkEnd w:id="152"/>
      <w:r>
        <w:t xml:space="preserve"> – Diagrama de </w:t>
      </w:r>
      <w:r w:rsidR="009D04B9">
        <w:t>Componentes</w:t>
      </w:r>
    </w:p>
    <w:p w14:paraId="11C2B33A" w14:textId="77777777" w:rsidR="008F276B" w:rsidRDefault="008F276B">
      <w:pPr>
        <w:pStyle w:val="TF-FIGURA"/>
        <w:pPrChange w:id="153" w:author="Dalton Solano dos Reis" w:date="2025-12-11T10:02:00Z" w16du:dateUtc="2025-12-11T13:02:00Z">
          <w:pPr>
            <w:jc w:val="center"/>
          </w:pPr>
        </w:pPrChange>
      </w:pPr>
      <w:r>
        <w:rPr>
          <w:noProof/>
        </w:rPr>
        <w:drawing>
          <wp:inline distT="0" distB="0" distL="0" distR="0" wp14:anchorId="5A6BBB0D" wp14:editId="5AF9A07E">
            <wp:extent cx="3395133" cy="5092700"/>
            <wp:effectExtent l="12700" t="12700" r="8890" b="12700"/>
            <wp:docPr id="621901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1312" name="Imagem 1"/>
                    <pic:cNvPicPr/>
                  </pic:nvPicPr>
                  <pic:blipFill>
                    <a:blip r:embed="rId18"/>
                    <a:stretch>
                      <a:fillRect/>
                    </a:stretch>
                  </pic:blipFill>
                  <pic:spPr>
                    <a:xfrm>
                      <a:off x="0" y="0"/>
                      <a:ext cx="3437694" cy="5156542"/>
                    </a:xfrm>
                    <a:prstGeom prst="rect">
                      <a:avLst/>
                    </a:prstGeom>
                    <a:ln w="12700" cap="sq">
                      <a:solidFill>
                        <a:srgbClr val="000000"/>
                      </a:solidFill>
                      <a:prstDash val="solid"/>
                      <a:miter lim="800000"/>
                    </a:ln>
                    <a:effectLst/>
                  </pic:spPr>
                </pic:pic>
              </a:graphicData>
            </a:graphic>
          </wp:inline>
        </w:drawing>
      </w:r>
    </w:p>
    <w:p w14:paraId="428596E3" w14:textId="79A2A46E" w:rsidR="00FE7AF3" w:rsidRDefault="008F276B" w:rsidP="008F276B">
      <w:pPr>
        <w:pStyle w:val="TF-FONTE"/>
      </w:pPr>
      <w:r>
        <w:t>Fonte: elaborado pelo autor (2025).</w:t>
      </w:r>
    </w:p>
    <w:p w14:paraId="40E76870" w14:textId="711D6EA8" w:rsidR="00EB0351" w:rsidDel="00812B22" w:rsidRDefault="008A4F97" w:rsidP="008A4F97">
      <w:pPr>
        <w:pStyle w:val="Ttulo3"/>
        <w:rPr>
          <w:del w:id="154" w:author="Dalton Solano dos Reis" w:date="2025-12-11T09:59:00Z" w16du:dateUtc="2025-12-11T12:59:00Z"/>
        </w:rPr>
      </w:pPr>
      <w:del w:id="155" w:author="Dalton Solano dos Reis" w:date="2025-12-11T09:59:00Z" w16du:dateUtc="2025-12-11T12:59:00Z">
        <w:r w:rsidDel="00812B22">
          <w:delText xml:space="preserve">Modelo </w:delText>
        </w:r>
        <w:r w:rsidR="00097300" w:rsidDel="00812B22">
          <w:delText>de Entidades</w:delText>
        </w:r>
      </w:del>
    </w:p>
    <w:p w14:paraId="6B5DEC31" w14:textId="247F4A45" w:rsidR="006720AF" w:rsidRDefault="006720AF" w:rsidP="006720AF">
      <w:pPr>
        <w:pStyle w:val="TF-TEXTO"/>
      </w:pPr>
      <w:del w:id="156" w:author="Dalton Solano dos Reis" w:date="2025-12-11T09:59:00Z" w16du:dateUtc="2025-12-11T12:59:00Z">
        <w:r w:rsidDel="00812B22">
          <w:delText xml:space="preserve">Esta subseção </w:delText>
        </w:r>
        <w:r w:rsidR="003A34D6" w:rsidDel="00812B22">
          <w:delText xml:space="preserve">apresenta </w:delText>
        </w:r>
      </w:del>
      <w:ins w:id="157" w:author="Dalton Solano dos Reis" w:date="2025-12-11T09:59:00Z" w16du:dateUtc="2025-12-11T12:59:00Z">
        <w:r w:rsidR="00812B22">
          <w:t xml:space="preserve">Já </w:t>
        </w:r>
      </w:ins>
      <w:r w:rsidR="003A34D6">
        <w:t>o modelo de entidades estruturado e utilizado pelo aplicativo móvel e o painel administrativo</w:t>
      </w:r>
      <w:r w:rsidR="008C401C">
        <w:t xml:space="preserve"> conforme ilustra a </w:t>
      </w:r>
      <w:r w:rsidR="00EF1B5A">
        <w:fldChar w:fldCharType="begin"/>
      </w:r>
      <w:r w:rsidR="00EF1B5A">
        <w:instrText xml:space="preserve"> REF Figura4 \h </w:instrText>
      </w:r>
      <w:r w:rsidR="00EF1B5A">
        <w:fldChar w:fldCharType="separate"/>
      </w:r>
      <w:r w:rsidR="00050750">
        <w:t>Figura 4</w:t>
      </w:r>
      <w:r w:rsidR="00EF1B5A">
        <w:fldChar w:fldCharType="end"/>
      </w:r>
      <w:r w:rsidR="003A34D6">
        <w:t xml:space="preserve">. </w:t>
      </w:r>
      <w:r w:rsidR="00A97202">
        <w:t xml:space="preserve">O modelo tem como objetivo apresentar os objetos </w:t>
      </w:r>
      <w:r w:rsidR="00902AC6">
        <w:t xml:space="preserve">do Firestore Database que é utilizado como banco de dados para armazenar </w:t>
      </w:r>
      <w:r w:rsidR="00EF0186">
        <w:t xml:space="preserve">e gravar </w:t>
      </w:r>
      <w:r w:rsidR="00945CC5">
        <w:t>os dados</w:t>
      </w:r>
      <w:r w:rsidR="00BC5B26">
        <w:t xml:space="preserve"> do projeto PraiaConnect</w:t>
      </w:r>
      <w:r w:rsidR="00587AE5">
        <w:t>.</w:t>
      </w:r>
    </w:p>
    <w:p w14:paraId="697516D5" w14:textId="4AED7865" w:rsidR="00DC02B1" w:rsidRDefault="00DC02B1" w:rsidP="00DC02B1">
      <w:pPr>
        <w:pStyle w:val="TF-LEGENDA"/>
      </w:pPr>
      <w:bookmarkStart w:id="158" w:name="Figura4"/>
      <w:r>
        <w:lastRenderedPageBreak/>
        <w:t xml:space="preserve">Figura </w:t>
      </w:r>
      <w:r w:rsidR="00AC7023">
        <w:t>4</w:t>
      </w:r>
      <w:bookmarkEnd w:id="158"/>
      <w:r>
        <w:t xml:space="preserve"> – </w:t>
      </w:r>
      <w:r w:rsidR="00AC7023">
        <w:t>Modelo de Entidades</w:t>
      </w:r>
    </w:p>
    <w:p w14:paraId="4BF9DE1E" w14:textId="77777777" w:rsidR="00DC02B1" w:rsidRDefault="00DC02B1">
      <w:pPr>
        <w:pStyle w:val="TF-FIGURA"/>
        <w:pPrChange w:id="159" w:author="Dalton Solano dos Reis" w:date="2025-12-11T10:01:00Z" w16du:dateUtc="2025-12-11T13:01:00Z">
          <w:pPr>
            <w:jc w:val="center"/>
          </w:pPr>
        </w:pPrChange>
      </w:pPr>
      <w:r>
        <w:rPr>
          <w:noProof/>
        </w:rPr>
        <w:drawing>
          <wp:inline distT="0" distB="0" distL="0" distR="0" wp14:anchorId="4595AA97" wp14:editId="36700D12">
            <wp:extent cx="6061896" cy="3485845"/>
            <wp:effectExtent l="12700" t="12700" r="8890" b="6985"/>
            <wp:docPr id="718841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1794"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6092688" cy="3503552"/>
                    </a:xfrm>
                    <a:prstGeom prst="rect">
                      <a:avLst/>
                    </a:prstGeom>
                    <a:ln w="12700" cap="sq">
                      <a:solidFill>
                        <a:srgbClr val="000000"/>
                      </a:solidFill>
                      <a:prstDash val="solid"/>
                      <a:miter lim="800000"/>
                    </a:ln>
                    <a:effectLst/>
                  </pic:spPr>
                </pic:pic>
              </a:graphicData>
            </a:graphic>
          </wp:inline>
        </w:drawing>
      </w:r>
    </w:p>
    <w:p w14:paraId="4BCAFE96" w14:textId="47E78C4A" w:rsidR="00DC02B1" w:rsidRDefault="00DC02B1" w:rsidP="00DC02B1">
      <w:pPr>
        <w:pStyle w:val="TF-FONTE"/>
      </w:pPr>
      <w:r>
        <w:t>Fonte: elaborado pelo autor (2025).</w:t>
      </w:r>
    </w:p>
    <w:p w14:paraId="5A95B5DE" w14:textId="6F8CF59B" w:rsidR="008B6344" w:rsidRDefault="00BF5078" w:rsidP="00BF5078">
      <w:pPr>
        <w:pStyle w:val="TF-TEXTO"/>
      </w:pPr>
      <w:r>
        <w:t xml:space="preserve">A partir da </w:t>
      </w:r>
      <w:r w:rsidR="00EF1B5A">
        <w:fldChar w:fldCharType="begin"/>
      </w:r>
      <w:r w:rsidR="00EF1B5A">
        <w:instrText xml:space="preserve"> REF Figura4 \h </w:instrText>
      </w:r>
      <w:r w:rsidR="00EF1B5A">
        <w:fldChar w:fldCharType="separate"/>
      </w:r>
      <w:r w:rsidR="00050750">
        <w:t>Figura 4</w:t>
      </w:r>
      <w:r w:rsidR="00EF1B5A">
        <w:fldChar w:fldCharType="end"/>
      </w:r>
      <w:r>
        <w:t xml:space="preserve"> </w:t>
      </w:r>
      <w:r w:rsidR="008C401C">
        <w:t>é possível entender as entidades da seguinte forma:</w:t>
      </w:r>
    </w:p>
    <w:p w14:paraId="309A9A15" w14:textId="375E361E" w:rsidR="008C401C" w:rsidRDefault="003431FC">
      <w:pPr>
        <w:pStyle w:val="TF-ALNEA"/>
        <w:numPr>
          <w:ilvl w:val="0"/>
          <w:numId w:val="14"/>
        </w:numPr>
        <w:tabs>
          <w:tab w:val="num" w:pos="1077"/>
        </w:tabs>
        <w:spacing w:before="0" w:after="120"/>
        <w:ind w:left="1077" w:hanging="397"/>
        <w:pPrChange w:id="160" w:author="Dalton Solano dos Reis" w:date="2025-12-11T10:03:00Z" w16du:dateUtc="2025-12-11T13:03:00Z">
          <w:pPr>
            <w:pStyle w:val="TF-TEXTO"/>
            <w:numPr>
              <w:numId w:val="14"/>
            </w:numPr>
            <w:ind w:left="1069" w:hanging="360"/>
          </w:pPr>
        </w:pPrChange>
      </w:pPr>
      <w:r w:rsidRPr="00724921">
        <w:rPr>
          <w:rStyle w:val="TF-COURIER9"/>
          <w:rPrChange w:id="161" w:author="Dalton Solano dos Reis" w:date="2025-12-11T10:12:00Z" w16du:dateUtc="2025-12-11T13:12:00Z">
            <w:rPr/>
          </w:rPrChange>
        </w:rPr>
        <w:t>usuario</w:t>
      </w:r>
      <w:r>
        <w:t xml:space="preserve">: entidade que representa </w:t>
      </w:r>
      <w:r w:rsidR="000C7C80">
        <w:t>os</w:t>
      </w:r>
      <w:r w:rsidR="00F352B5">
        <w:t xml:space="preserve"> usuários que utilizam o aplicativo móvel ou painel </w:t>
      </w:r>
      <w:r w:rsidR="00B75B16">
        <w:t>administrativo;</w:t>
      </w:r>
    </w:p>
    <w:p w14:paraId="7F737BFB" w14:textId="3B92D8AB" w:rsidR="00F42EDA" w:rsidRDefault="00F42EDA">
      <w:pPr>
        <w:pStyle w:val="TF-ALNEA"/>
        <w:numPr>
          <w:ilvl w:val="0"/>
          <w:numId w:val="14"/>
        </w:numPr>
        <w:tabs>
          <w:tab w:val="num" w:pos="1077"/>
        </w:tabs>
        <w:spacing w:before="0" w:after="120"/>
        <w:ind w:left="1077" w:hanging="397"/>
        <w:pPrChange w:id="162" w:author="Dalton Solano dos Reis" w:date="2025-12-11T10:03:00Z" w16du:dateUtc="2025-12-11T13:03:00Z">
          <w:pPr>
            <w:pStyle w:val="TF-TEXTO"/>
            <w:numPr>
              <w:numId w:val="14"/>
            </w:numPr>
            <w:ind w:left="1069" w:hanging="360"/>
          </w:pPr>
        </w:pPrChange>
      </w:pPr>
      <w:r w:rsidRPr="00724921">
        <w:rPr>
          <w:rStyle w:val="TF-COURIER9"/>
          <w:rPrChange w:id="163" w:author="Dalton Solano dos Reis" w:date="2025-12-11T10:13:00Z" w16du:dateUtc="2025-12-11T13:13:00Z">
            <w:rPr/>
          </w:rPrChange>
        </w:rPr>
        <w:t>tipo_categoria</w:t>
      </w:r>
      <w:r>
        <w:t>: entidade que representa os tipos de categorias a fim de agrupar as categorias;</w:t>
      </w:r>
    </w:p>
    <w:p w14:paraId="147D6278" w14:textId="042A8FF6" w:rsidR="00F42EDA" w:rsidRDefault="00F42EDA">
      <w:pPr>
        <w:pStyle w:val="TF-ALNEA"/>
        <w:numPr>
          <w:ilvl w:val="0"/>
          <w:numId w:val="14"/>
        </w:numPr>
        <w:tabs>
          <w:tab w:val="num" w:pos="1077"/>
        </w:tabs>
        <w:spacing w:before="0" w:after="120"/>
        <w:ind w:left="1077" w:hanging="397"/>
        <w:pPrChange w:id="164" w:author="Dalton Solano dos Reis" w:date="2025-12-11T10:03:00Z" w16du:dateUtc="2025-12-11T13:03:00Z">
          <w:pPr>
            <w:pStyle w:val="TF-TEXTO"/>
            <w:numPr>
              <w:numId w:val="14"/>
            </w:numPr>
            <w:ind w:left="1069" w:hanging="360"/>
          </w:pPr>
        </w:pPrChange>
      </w:pPr>
      <w:r w:rsidRPr="00724921">
        <w:rPr>
          <w:rStyle w:val="TF-COURIER9"/>
          <w:rPrChange w:id="165" w:author="Dalton Solano dos Reis" w:date="2025-12-11T10:13:00Z" w16du:dateUtc="2025-12-11T13:13:00Z">
            <w:rPr/>
          </w:rPrChange>
        </w:rPr>
        <w:t>categoria</w:t>
      </w:r>
      <w:r>
        <w:t>: entidade que representa as categorias que serão apresentadas quando um usuário fizer a avaliação de uma praia;</w:t>
      </w:r>
    </w:p>
    <w:p w14:paraId="24AFA3D6" w14:textId="65850070" w:rsidR="003431FC" w:rsidRDefault="003431FC">
      <w:pPr>
        <w:pStyle w:val="TF-ALNEA"/>
        <w:numPr>
          <w:ilvl w:val="0"/>
          <w:numId w:val="14"/>
        </w:numPr>
        <w:tabs>
          <w:tab w:val="num" w:pos="1077"/>
        </w:tabs>
        <w:spacing w:before="0" w:after="120"/>
        <w:ind w:left="1077" w:hanging="397"/>
        <w:pPrChange w:id="166" w:author="Dalton Solano dos Reis" w:date="2025-12-11T10:03:00Z" w16du:dateUtc="2025-12-11T13:03:00Z">
          <w:pPr>
            <w:pStyle w:val="TF-TEXTO"/>
            <w:numPr>
              <w:numId w:val="14"/>
            </w:numPr>
            <w:ind w:left="1069" w:hanging="360"/>
          </w:pPr>
        </w:pPrChange>
      </w:pPr>
      <w:r w:rsidRPr="00724921">
        <w:rPr>
          <w:rStyle w:val="TF-COURIER9"/>
          <w:rPrChange w:id="167" w:author="Dalton Solano dos Reis" w:date="2025-12-11T10:14:00Z" w16du:dateUtc="2025-12-11T13:14:00Z">
            <w:rPr/>
          </w:rPrChange>
        </w:rPr>
        <w:t>praia</w:t>
      </w:r>
      <w:r>
        <w:t>: entidade que representa as praias disponíveis para consulta e avaliação no aplicativo móvel;</w:t>
      </w:r>
    </w:p>
    <w:p w14:paraId="651AA337" w14:textId="3B987BC1" w:rsidR="0060647D" w:rsidRDefault="0060647D">
      <w:pPr>
        <w:pStyle w:val="TF-ALNEA"/>
        <w:numPr>
          <w:ilvl w:val="0"/>
          <w:numId w:val="14"/>
        </w:numPr>
        <w:tabs>
          <w:tab w:val="num" w:pos="1077"/>
        </w:tabs>
        <w:spacing w:before="0" w:after="120"/>
        <w:ind w:left="1077" w:hanging="397"/>
        <w:pPrChange w:id="168" w:author="Dalton Solano dos Reis" w:date="2025-12-11T10:03:00Z" w16du:dateUtc="2025-12-11T13:03:00Z">
          <w:pPr>
            <w:pStyle w:val="TF-TEXTO"/>
            <w:numPr>
              <w:numId w:val="14"/>
            </w:numPr>
            <w:ind w:left="1069" w:hanging="360"/>
          </w:pPr>
        </w:pPrChange>
      </w:pPr>
      <w:r w:rsidRPr="00724921">
        <w:rPr>
          <w:rStyle w:val="TF-COURIER9"/>
          <w:rPrChange w:id="169" w:author="Dalton Solano dos Reis" w:date="2025-12-11T10:14:00Z" w16du:dateUtc="2025-12-11T13:14:00Z">
            <w:rPr/>
          </w:rPrChange>
        </w:rPr>
        <w:t>praia_avaliacao</w:t>
      </w:r>
      <w:r>
        <w:t>: entidade que representa a avaliação de um usuário feita sobre uma praia;</w:t>
      </w:r>
    </w:p>
    <w:p w14:paraId="390F54B6" w14:textId="768FE1F3" w:rsidR="003F4BC5" w:rsidRDefault="00AC7F23">
      <w:pPr>
        <w:pStyle w:val="TF-ALNEA"/>
        <w:numPr>
          <w:ilvl w:val="0"/>
          <w:numId w:val="14"/>
        </w:numPr>
        <w:tabs>
          <w:tab w:val="num" w:pos="1077"/>
        </w:tabs>
        <w:spacing w:before="0" w:after="120"/>
        <w:ind w:left="1077" w:hanging="397"/>
        <w:pPrChange w:id="170" w:author="Dalton Solano dos Reis" w:date="2025-12-11T10:03:00Z" w16du:dateUtc="2025-12-11T13:03:00Z">
          <w:pPr>
            <w:pStyle w:val="TF-TEXTO"/>
            <w:numPr>
              <w:numId w:val="14"/>
            </w:numPr>
            <w:ind w:left="1069" w:hanging="360"/>
          </w:pPr>
        </w:pPrChange>
      </w:pPr>
      <w:r w:rsidRPr="00724921">
        <w:rPr>
          <w:rStyle w:val="TF-COURIER9"/>
          <w:rPrChange w:id="171" w:author="Dalton Solano dos Reis" w:date="2025-12-11T10:14:00Z" w16du:dateUtc="2025-12-11T13:14:00Z">
            <w:rPr/>
          </w:rPrChange>
        </w:rPr>
        <w:t>praia_avaliacao_categoria</w:t>
      </w:r>
      <w:r>
        <w:t>: entidade que representa as categorias escolhidas pelo usuário ao realizar avaliação de uma praia;</w:t>
      </w:r>
    </w:p>
    <w:p w14:paraId="03078EBA" w14:textId="3F75750E" w:rsidR="003F77E9" w:rsidRDefault="003F77E9">
      <w:pPr>
        <w:pStyle w:val="TF-ALNEA"/>
        <w:numPr>
          <w:ilvl w:val="0"/>
          <w:numId w:val="14"/>
        </w:numPr>
        <w:tabs>
          <w:tab w:val="num" w:pos="1077"/>
        </w:tabs>
        <w:spacing w:before="0" w:after="120"/>
        <w:ind w:left="1077" w:hanging="397"/>
        <w:pPrChange w:id="172" w:author="Dalton Solano dos Reis" w:date="2025-12-11T10:03:00Z" w16du:dateUtc="2025-12-11T13:03:00Z">
          <w:pPr>
            <w:pStyle w:val="TF-TEXTO"/>
            <w:numPr>
              <w:numId w:val="14"/>
            </w:numPr>
            <w:ind w:left="1069" w:hanging="360"/>
          </w:pPr>
        </w:pPrChange>
      </w:pPr>
      <w:r w:rsidRPr="00724921">
        <w:rPr>
          <w:rStyle w:val="TF-COURIER9"/>
          <w:rPrChange w:id="173" w:author="Dalton Solano dos Reis" w:date="2025-12-11T10:14:00Z" w16du:dateUtc="2025-12-11T13:14:00Z">
            <w:rPr/>
          </w:rPrChange>
        </w:rPr>
        <w:t>praia_sugestao</w:t>
      </w:r>
      <w:r>
        <w:t xml:space="preserve">: entidade que representa as sugestões de novas praias </w:t>
      </w:r>
      <w:r w:rsidR="0052067F">
        <w:t>feitas pelos usuários do aplicativo móvel;</w:t>
      </w:r>
    </w:p>
    <w:p w14:paraId="39FC1D62" w14:textId="14C08196" w:rsidR="00FC3CC4" w:rsidRDefault="00FC3CC4">
      <w:pPr>
        <w:pStyle w:val="TF-ALNEA"/>
        <w:numPr>
          <w:ilvl w:val="0"/>
          <w:numId w:val="14"/>
        </w:numPr>
        <w:tabs>
          <w:tab w:val="num" w:pos="1077"/>
        </w:tabs>
        <w:spacing w:before="0" w:after="120"/>
        <w:ind w:left="1077" w:hanging="397"/>
        <w:pPrChange w:id="174" w:author="Dalton Solano dos Reis" w:date="2025-12-11T10:03:00Z" w16du:dateUtc="2025-12-11T13:03:00Z">
          <w:pPr>
            <w:pStyle w:val="TF-TEXTO"/>
            <w:numPr>
              <w:numId w:val="14"/>
            </w:numPr>
            <w:ind w:left="1069" w:hanging="360"/>
          </w:pPr>
        </w:pPrChange>
      </w:pPr>
      <w:r w:rsidRPr="00724921">
        <w:rPr>
          <w:rStyle w:val="TF-COURIER9"/>
          <w:rPrChange w:id="175" w:author="Dalton Solano dos Reis" w:date="2025-12-11T10:15:00Z" w16du:dateUtc="2025-12-11T13:15:00Z">
            <w:rPr/>
          </w:rPrChange>
        </w:rPr>
        <w:t>usuarios_praia_favoritos</w:t>
      </w:r>
      <w:r>
        <w:t>: entidade que representa as praias favoritas selecionadas por um usuário</w:t>
      </w:r>
      <w:ins w:id="176" w:author="Dalton Solano dos Reis" w:date="2025-12-11T10:15:00Z" w16du:dateUtc="2025-12-11T13:15:00Z">
        <w:r w:rsidR="00724921">
          <w:t>.</w:t>
        </w:r>
      </w:ins>
      <w:del w:id="177" w:author="Dalton Solano dos Reis" w:date="2025-12-11T10:15:00Z" w16du:dateUtc="2025-12-11T13:15:00Z">
        <w:r w:rsidDel="00724921">
          <w:delText>;</w:delText>
        </w:r>
      </w:del>
    </w:p>
    <w:p w14:paraId="6E2A70CA" w14:textId="13570E33" w:rsidR="0040349A" w:rsidRDefault="002646AE" w:rsidP="00281D23">
      <w:pPr>
        <w:pStyle w:val="Ttulo2"/>
      </w:pPr>
      <w:r>
        <w:t>im</w:t>
      </w:r>
      <w:r w:rsidRPr="0057222F">
        <w:t>plementação</w:t>
      </w:r>
    </w:p>
    <w:p w14:paraId="49421032" w14:textId="04D66ED7" w:rsidR="00073DDB" w:rsidRPr="00073DDB" w:rsidRDefault="00073DDB" w:rsidP="000941FE">
      <w:pPr>
        <w:pStyle w:val="TF-TEXTO"/>
      </w:pPr>
      <w:r>
        <w:t xml:space="preserve">Nesta seção </w:t>
      </w:r>
      <w:r w:rsidR="00072C82">
        <w:t xml:space="preserve">é descrito os processos de implementação do projeto. A </w:t>
      </w:r>
      <w:r w:rsidR="00D27E7A">
        <w:t>sub</w:t>
      </w:r>
      <w:r w:rsidR="00072C82">
        <w:t xml:space="preserve">seção </w:t>
      </w:r>
      <w:r w:rsidR="00D27E7A">
        <w:t>3.2.1 apresenta as tecnologias e ferramentas envolvidas no desenvolvimento do aplicativo móvel e o painel administrativo. Já a subseção 3</w:t>
      </w:r>
      <w:r w:rsidR="00AA0BD4">
        <w:t xml:space="preserve">.2.2 descreve </w:t>
      </w:r>
      <w:r w:rsidR="000941FE">
        <w:t xml:space="preserve">as ações realizadas para obter a base de dados inicial para o projeto. Por fim, a seção 3.2.3 </w:t>
      </w:r>
      <w:r w:rsidR="002F1FCB">
        <w:t>expõe um dos principais fluxos do projeto que é a avaliação de praias.</w:t>
      </w:r>
    </w:p>
    <w:p w14:paraId="4CF0F643" w14:textId="1D71D2CE" w:rsidR="00C21895" w:rsidRDefault="002B2BED" w:rsidP="002B2BED">
      <w:pPr>
        <w:pStyle w:val="Ttulo3"/>
      </w:pPr>
      <w:r>
        <w:t>Técnicas e ferramentas</w:t>
      </w:r>
    </w:p>
    <w:p w14:paraId="5198897A" w14:textId="385E6B36" w:rsidR="00C15B46" w:rsidDel="0057222F" w:rsidRDefault="00C15B46" w:rsidP="00C15B46">
      <w:pPr>
        <w:pStyle w:val="TF-TEXTO"/>
        <w:rPr>
          <w:del w:id="178" w:author="Dalton Solano dos Reis" w:date="2025-12-11T11:48:00Z" w16du:dateUtc="2025-12-11T14:48:00Z"/>
        </w:rPr>
      </w:pPr>
      <w:del w:id="179" w:author="Dalton Solano dos Reis" w:date="2025-12-11T11:48:00Z" w16du:dateUtc="2025-12-11T14:48:00Z">
        <w:r w:rsidDel="0057222F">
          <w:delText>Esta sub</w:delText>
        </w:r>
        <w:r w:rsidR="003D53B7" w:rsidDel="0057222F">
          <w:delText xml:space="preserve">seção </w:delText>
        </w:r>
        <w:r w:rsidR="00BD3D65" w:rsidDel="0057222F">
          <w:delText xml:space="preserve">apresenta as técnicas e ferramentas </w:delText>
        </w:r>
        <w:r w:rsidR="00DD119F" w:rsidDel="0057222F">
          <w:delText xml:space="preserve">utilizadas </w:delText>
        </w:r>
        <w:r w:rsidR="00E170AB" w:rsidDel="0057222F">
          <w:delText xml:space="preserve">para </w:delText>
        </w:r>
        <w:r w:rsidR="00057A1C" w:rsidDel="0057222F">
          <w:delText>o desenvolvimento do aplicativo.</w:delText>
        </w:r>
      </w:del>
    </w:p>
    <w:p w14:paraId="04A8E708" w14:textId="072021E4" w:rsidR="00745FEF" w:rsidDel="0057222F" w:rsidRDefault="00745FEF" w:rsidP="00C15B46">
      <w:pPr>
        <w:pStyle w:val="TF-TEXTO"/>
        <w:rPr>
          <w:del w:id="180" w:author="Dalton Solano dos Reis" w:date="2025-12-11T11:49:00Z" w16du:dateUtc="2025-12-11T14:49:00Z"/>
        </w:rPr>
      </w:pPr>
      <w:del w:id="181" w:author="Dalton Solano dos Reis" w:date="2025-12-11T11:49:00Z" w16du:dateUtc="2025-12-11T14:49:00Z">
        <w:r w:rsidDel="0057222F">
          <w:delText xml:space="preserve">Inicialmente, </w:delText>
        </w:r>
        <w:r w:rsidR="00A16DD0" w:rsidDel="0057222F">
          <w:delText xml:space="preserve">foi realizado um estudo sobre os temas </w:delText>
        </w:r>
        <w:r w:rsidR="008328A7" w:rsidDel="0057222F">
          <w:delText xml:space="preserve">abordados </w:delText>
        </w:r>
        <w:r w:rsidR="00163F68" w:rsidDel="0057222F">
          <w:delText>na seção 2</w:delText>
        </w:r>
        <w:r w:rsidR="00CF68FA" w:rsidDel="0057222F">
          <w:delText xml:space="preserve">, sendo eles </w:delText>
        </w:r>
        <w:r w:rsidR="00FC7235" w:rsidDel="0057222F">
          <w:delText>a</w:delText>
        </w:r>
        <w:r w:rsidR="00FF763A" w:rsidDel="0057222F">
          <w:delText xml:space="preserve">plicativos para </w:delText>
        </w:r>
        <w:r w:rsidR="00FC7235" w:rsidDel="0057222F">
          <w:delText>dispositivos móveis (2.1) e experiência do usuário através do compartilhamento de informações (2.2)</w:delText>
        </w:r>
        <w:r w:rsidR="00A22719" w:rsidDel="0057222F">
          <w:delText xml:space="preserve">. Após </w:delText>
        </w:r>
        <w:r w:rsidR="00C80166" w:rsidDel="0057222F">
          <w:delText xml:space="preserve">a etapa de </w:delText>
        </w:r>
        <w:r w:rsidR="001F085B" w:rsidDel="0057222F">
          <w:delText xml:space="preserve">estudo </w:delText>
        </w:r>
        <w:r w:rsidR="008E1553" w:rsidDel="0057222F">
          <w:delText xml:space="preserve">começou-se </w:delText>
        </w:r>
        <w:r w:rsidR="009C52EB" w:rsidDel="0057222F">
          <w:delText>o processo de especificação</w:delText>
        </w:r>
        <w:r w:rsidR="00775322" w:rsidDel="0057222F">
          <w:delText xml:space="preserve"> conforme </w:delText>
        </w:r>
        <w:r w:rsidR="007D1300" w:rsidDel="0057222F">
          <w:delText xml:space="preserve">descrito </w:delText>
        </w:r>
        <w:r w:rsidR="00775322" w:rsidDel="0057222F">
          <w:delText>na subseção 3.1</w:delText>
        </w:r>
        <w:r w:rsidR="001F085B" w:rsidDel="0057222F">
          <w:delText>.</w:delText>
        </w:r>
        <w:r w:rsidR="009C52EB" w:rsidDel="0057222F">
          <w:delText xml:space="preserve"> </w:delText>
        </w:r>
        <w:r w:rsidR="001F085B" w:rsidDel="0057222F">
          <w:delText>N</w:delText>
        </w:r>
        <w:r w:rsidR="0081780F" w:rsidDel="0057222F">
          <w:delText xml:space="preserve">essa etapa foram definidos os </w:delText>
        </w:r>
        <w:r w:rsidR="00E410B7" w:rsidDel="0057222F">
          <w:delText>Requisitos Funcionais (RF) e Requisitos Não Funcionais (RNF)</w:delText>
        </w:r>
        <w:r w:rsidR="00DA5025" w:rsidDel="0057222F">
          <w:delText xml:space="preserve"> </w:delText>
        </w:r>
        <w:r w:rsidR="001F085B" w:rsidDel="0057222F">
          <w:delText>e, a partir dos requisitos</w:delText>
        </w:r>
        <w:r w:rsidR="009365E8" w:rsidDel="0057222F">
          <w:delText xml:space="preserve">, foi possível definir </w:delText>
        </w:r>
        <w:r w:rsidR="00FD1FA5" w:rsidDel="0057222F">
          <w:delText>os componentes principais do projeto</w:delText>
        </w:r>
        <w:r w:rsidR="00EC4987" w:rsidDel="0057222F">
          <w:delText xml:space="preserve"> </w:delText>
        </w:r>
        <w:r w:rsidR="00652679" w:rsidDel="0057222F">
          <w:delText>(3.1.2)</w:delText>
        </w:r>
        <w:r w:rsidR="00FD1FA5" w:rsidDel="0057222F">
          <w:delText xml:space="preserve">, </w:delText>
        </w:r>
        <w:r w:rsidR="00EC4987" w:rsidDel="0057222F">
          <w:delText xml:space="preserve">como pode ser visto na </w:delText>
        </w:r>
        <w:r w:rsidR="00EF1B5A" w:rsidDel="0057222F">
          <w:fldChar w:fldCharType="begin"/>
        </w:r>
        <w:r w:rsidR="00EF1B5A" w:rsidDel="0057222F">
          <w:delInstrText xml:space="preserve"> REF Figura3 \h </w:delInstrText>
        </w:r>
        <w:r w:rsidR="00EF1B5A" w:rsidDel="0057222F">
          <w:fldChar w:fldCharType="separate"/>
        </w:r>
        <w:r w:rsidR="00050750" w:rsidDel="0057222F">
          <w:delText>Figura 3</w:delText>
        </w:r>
        <w:r w:rsidR="00EF1B5A" w:rsidDel="0057222F">
          <w:fldChar w:fldCharType="end"/>
        </w:r>
        <w:r w:rsidR="00652679" w:rsidDel="0057222F">
          <w:delText xml:space="preserve">. Por fim, </w:delText>
        </w:r>
        <w:r w:rsidR="005A5A2E" w:rsidDel="0057222F">
          <w:delText xml:space="preserve">após a junção </w:delText>
        </w:r>
        <w:r w:rsidR="006C3539" w:rsidDel="0057222F">
          <w:delText xml:space="preserve">de todas essas informações e definições, </w:delText>
        </w:r>
        <w:r w:rsidR="008F1E8B" w:rsidDel="0057222F">
          <w:delText>foi elaborado o modelo de entidades</w:delText>
        </w:r>
        <w:r w:rsidR="005A5A2E" w:rsidDel="0057222F">
          <w:delText xml:space="preserve"> (3.1.3) </w:delText>
        </w:r>
        <w:r w:rsidR="008F1E8B" w:rsidDel="0057222F">
          <w:delText xml:space="preserve">a ser utilizado </w:delText>
        </w:r>
        <w:r w:rsidR="005A5A2E" w:rsidDel="0057222F">
          <w:delText xml:space="preserve">para o projeto, conforme descrito na </w:delText>
        </w:r>
        <w:r w:rsidR="00EF1B5A" w:rsidDel="0057222F">
          <w:fldChar w:fldCharType="begin"/>
        </w:r>
        <w:r w:rsidR="00EF1B5A" w:rsidDel="0057222F">
          <w:delInstrText xml:space="preserve"> REF Figura4 \h </w:delInstrText>
        </w:r>
        <w:r w:rsidR="00EF1B5A" w:rsidDel="0057222F">
          <w:fldChar w:fldCharType="separate"/>
        </w:r>
        <w:r w:rsidR="00050750" w:rsidDel="0057222F">
          <w:delText>Figura 4</w:delText>
        </w:r>
        <w:r w:rsidR="00EF1B5A" w:rsidDel="0057222F">
          <w:fldChar w:fldCharType="end"/>
        </w:r>
        <w:r w:rsidR="005A5A2E" w:rsidDel="0057222F">
          <w:delText>.</w:delText>
        </w:r>
      </w:del>
    </w:p>
    <w:p w14:paraId="0AD63D64" w14:textId="7D015F87" w:rsidR="0032255A" w:rsidRDefault="0032255A" w:rsidP="000234F3">
      <w:pPr>
        <w:pStyle w:val="TF-TEXTO"/>
        <w:ind w:firstLine="709"/>
      </w:pPr>
      <w:r>
        <w:t xml:space="preserve">O desenvolvimento do projeto foi estruturado em </w:t>
      </w:r>
      <w:r w:rsidR="00A56EE7">
        <w:t xml:space="preserve">cinco </w:t>
      </w:r>
      <w:r>
        <w:t xml:space="preserve">principais componentes: aplicativo móvel, painel administrativo, </w:t>
      </w:r>
      <w:r w:rsidR="00A56EE7">
        <w:t xml:space="preserve">serviços do Google Firebase, </w:t>
      </w:r>
      <w:r>
        <w:t>versionamento</w:t>
      </w:r>
      <w:r w:rsidR="00A56EE7">
        <w:t xml:space="preserve"> e IDE (</w:t>
      </w:r>
      <w:r w:rsidR="005C3A44" w:rsidRPr="005C3A44">
        <w:t>Integrated Development Environment</w:t>
      </w:r>
      <w:r w:rsidR="005C3A44">
        <w:t xml:space="preserve"> - </w:t>
      </w:r>
      <w:r w:rsidR="000234F3" w:rsidRPr="000234F3">
        <w:t>Ambiente de Desenvolvimento Integrado</w:t>
      </w:r>
      <w:r w:rsidR="00A56EE7">
        <w:t>)</w:t>
      </w:r>
      <w:r>
        <w:t>.</w:t>
      </w:r>
      <w:r w:rsidR="000234F3">
        <w:t xml:space="preserve"> </w:t>
      </w:r>
      <w:r>
        <w:t xml:space="preserve">O aplicativo móvel foi desenvolvido com o framework Flutter, utilizando a linguagem Dart, </w:t>
      </w:r>
      <w:r>
        <w:lastRenderedPageBreak/>
        <w:t>o que possibilitou a criação de uma interface responsiva e compatível com diferentes sistemas operacionais. O painel administrativo foi implementado em JavaScript, com o uso do framework Vue.js, permitindo uma gestão intuitiva dos dados e funcionalidades do sistema.</w:t>
      </w:r>
    </w:p>
    <w:p w14:paraId="4327E957" w14:textId="28405D99" w:rsidR="0032255A" w:rsidRDefault="0032255A" w:rsidP="0032255A">
      <w:pPr>
        <w:pStyle w:val="TF-TEXTO"/>
        <w:ind w:firstLine="709"/>
      </w:pPr>
      <w:r>
        <w:t xml:space="preserve">A camada de integração com APIs externas abrangeu serviços como OpenWeather, IBGE e Google Maps, que fornecem informações climáticas, demográficas e geoespaciais para enriquecer as funcionalidades do aplicativo e aprimorar a experiência do usuário. O ambiente de desenvolvimento (IDE) adotado foi o Visual Studio Code, em conjunto com Node.js e o gerenciador de pacotes </w:t>
      </w:r>
      <w:del w:id="182" w:author="Dalton Solano dos Reis" w:date="2025-12-11T11:50:00Z" w16du:dateUtc="2025-12-11T14:50:00Z">
        <w:r w:rsidDel="0057222F">
          <w:delText>npm</w:delText>
        </w:r>
      </w:del>
      <w:ins w:id="183" w:author="Dalton Solano dos Reis" w:date="2025-12-11T11:50:00Z" w16du:dateUtc="2025-12-11T14:50:00Z">
        <w:r w:rsidR="0057222F">
          <w:t>NPM</w:t>
        </w:r>
      </w:ins>
      <w:r>
        <w:t>, que auxiliaram na configuração e execução dos módulos da aplicação.</w:t>
      </w:r>
    </w:p>
    <w:p w14:paraId="5424E87D" w14:textId="2621F690" w:rsidR="0032255A" w:rsidDel="0057222F" w:rsidRDefault="0032255A" w:rsidP="0032255A">
      <w:pPr>
        <w:pStyle w:val="TF-TEXTO"/>
        <w:ind w:firstLine="709"/>
        <w:rPr>
          <w:del w:id="184" w:author="Dalton Solano dos Reis" w:date="2025-12-11T11:51:00Z" w16du:dateUtc="2025-12-11T14:51:00Z"/>
        </w:rPr>
      </w:pPr>
      <w:r>
        <w:t>Para armazenamento e autenticação, foi utilizado o Firebase, contemplando serviços de banco de dados em tempo real</w:t>
      </w:r>
      <w:r w:rsidR="003C2109">
        <w:t xml:space="preserve"> (</w:t>
      </w:r>
      <w:r w:rsidR="00C87A79">
        <w:t>Firestore Database</w:t>
      </w:r>
      <w:r w:rsidR="003C2109">
        <w:t>)</w:t>
      </w:r>
      <w:r>
        <w:t>, hospedagem de imagens</w:t>
      </w:r>
      <w:r w:rsidR="00C87A79">
        <w:t xml:space="preserve"> (Firebase Storage)</w:t>
      </w:r>
      <w:r>
        <w:t>, autenticação de usuários</w:t>
      </w:r>
      <w:r w:rsidR="00C87A79">
        <w:t xml:space="preserve"> (F</w:t>
      </w:r>
      <w:r w:rsidR="00BA6F44">
        <w:t>irebase Authentication</w:t>
      </w:r>
      <w:r w:rsidR="00C87A79">
        <w:t>)</w:t>
      </w:r>
      <w:r>
        <w:t xml:space="preserve"> e gerenciamento de</w:t>
      </w:r>
      <w:r w:rsidR="00F9532D">
        <w:t xml:space="preserve"> aplicativos</w:t>
      </w:r>
      <w:r w:rsidR="00BA6F44">
        <w:t xml:space="preserve"> (Firebase App Hosting)</w:t>
      </w:r>
      <w:r>
        <w:t>. O versionamento do código-fonte foi realizado por meio d</w:t>
      </w:r>
      <w:r w:rsidR="00BA6F44">
        <w:t xml:space="preserve">e repositórios privados no </w:t>
      </w:r>
      <w:r>
        <w:t>GitHub, permitindo controle de alterações</w:t>
      </w:r>
      <w:r w:rsidR="00BA6F44">
        <w:t xml:space="preserve"> e </w:t>
      </w:r>
      <w:r>
        <w:t>integração contínua com o ambiente de produção.</w:t>
      </w:r>
      <w:ins w:id="185" w:author="Dalton Solano dos Reis" w:date="2025-12-11T11:51:00Z" w16du:dateUtc="2025-12-11T14:51:00Z">
        <w:r w:rsidR="0057222F">
          <w:t xml:space="preserve"> </w:t>
        </w:r>
      </w:ins>
    </w:p>
    <w:p w14:paraId="23436D40" w14:textId="7B5625F3" w:rsidR="00D82DF2" w:rsidRDefault="0032255A" w:rsidP="0057222F">
      <w:pPr>
        <w:pStyle w:val="TF-TEXTO"/>
        <w:ind w:firstLine="709"/>
      </w:pPr>
      <w:r>
        <w:t xml:space="preserve">A </w:t>
      </w:r>
      <w:r w:rsidR="00EF1B5A">
        <w:fldChar w:fldCharType="begin"/>
      </w:r>
      <w:r w:rsidR="00EF1B5A">
        <w:instrText xml:space="preserve"> REF Figura5 \h </w:instrText>
      </w:r>
      <w:r w:rsidR="00EF1B5A">
        <w:fldChar w:fldCharType="separate"/>
      </w:r>
      <w:r w:rsidR="00050750">
        <w:t>Figura 5</w:t>
      </w:r>
      <w:r w:rsidR="00EF1B5A">
        <w:fldChar w:fldCharType="end"/>
      </w:r>
      <w:r>
        <w:t xml:space="preserve"> apresenta o diagrama geral de tecnologias e ferramentas utilizadas no desenvolvimento do </w:t>
      </w:r>
      <w:r w:rsidR="007101B2">
        <w:t>projeto</w:t>
      </w:r>
      <w:r>
        <w:t>, destacando suas principais interconexões</w:t>
      </w:r>
      <w:r w:rsidR="004C7349">
        <w:t xml:space="preserve"> entre os componentes anteriormente citados e explicados</w:t>
      </w:r>
      <w:r>
        <w:t>.</w:t>
      </w:r>
    </w:p>
    <w:p w14:paraId="4C3CB7CD" w14:textId="67844267" w:rsidR="00CC010B" w:rsidRDefault="00CC010B" w:rsidP="00CC010B">
      <w:pPr>
        <w:pStyle w:val="TF-LEGENDA"/>
      </w:pPr>
      <w:bookmarkStart w:id="186" w:name="Figura5"/>
      <w:r>
        <w:t xml:space="preserve">Figura </w:t>
      </w:r>
      <w:r w:rsidR="007E79DB">
        <w:t>5</w:t>
      </w:r>
      <w:bookmarkEnd w:id="186"/>
      <w:r>
        <w:t xml:space="preserve"> – </w:t>
      </w:r>
      <w:r w:rsidR="007E79DB">
        <w:t>Esquema de tecnologias</w:t>
      </w:r>
      <w:r w:rsidR="00B378C2">
        <w:t xml:space="preserve"> e ferramentas</w:t>
      </w:r>
    </w:p>
    <w:p w14:paraId="506406CB" w14:textId="77777777" w:rsidR="00CC010B" w:rsidRDefault="00CC010B">
      <w:pPr>
        <w:pStyle w:val="TF-FIGURA"/>
        <w:pPrChange w:id="187" w:author="Dalton Solano dos Reis" w:date="2025-12-11T11:51:00Z" w16du:dateUtc="2025-12-11T14:51:00Z">
          <w:pPr>
            <w:jc w:val="center"/>
          </w:pPr>
        </w:pPrChange>
      </w:pPr>
      <w:r>
        <w:rPr>
          <w:noProof/>
        </w:rPr>
        <w:drawing>
          <wp:inline distT="0" distB="0" distL="0" distR="0" wp14:anchorId="56F91433" wp14:editId="3E6539BC">
            <wp:extent cx="3650217" cy="2414702"/>
            <wp:effectExtent l="12700" t="12700" r="7620" b="11430"/>
            <wp:docPr id="16291675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7594" name="Imagem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05292" cy="2451136"/>
                    </a:xfrm>
                    <a:prstGeom prst="rect">
                      <a:avLst/>
                    </a:prstGeom>
                    <a:ln w="12700" cap="sq">
                      <a:solidFill>
                        <a:srgbClr val="000000"/>
                      </a:solidFill>
                      <a:prstDash val="solid"/>
                      <a:miter lim="800000"/>
                    </a:ln>
                    <a:effectLst/>
                  </pic:spPr>
                </pic:pic>
              </a:graphicData>
            </a:graphic>
          </wp:inline>
        </w:drawing>
      </w:r>
    </w:p>
    <w:p w14:paraId="423D7EF8" w14:textId="3DCF73D9" w:rsidR="00CC010B" w:rsidRPr="00C15B46" w:rsidRDefault="00CC010B" w:rsidP="002E2ADF">
      <w:pPr>
        <w:pStyle w:val="TF-FONTE"/>
      </w:pPr>
      <w:r>
        <w:t>Fonte: elaborado pelo autor (2025).</w:t>
      </w:r>
    </w:p>
    <w:p w14:paraId="45937FA6" w14:textId="1ACE53ED" w:rsidR="002B2BED" w:rsidRDefault="002B2BED" w:rsidP="002B2BED">
      <w:pPr>
        <w:pStyle w:val="Ttulo3"/>
      </w:pPr>
      <w:r>
        <w:t>Banco de dados</w:t>
      </w:r>
      <w:r w:rsidR="002E2ADF">
        <w:t xml:space="preserve"> </w:t>
      </w:r>
      <w:r w:rsidR="007240EF">
        <w:t>das praias</w:t>
      </w:r>
    </w:p>
    <w:p w14:paraId="005ACE41" w14:textId="78B2E332" w:rsidR="007240EF" w:rsidRDefault="00BC44BD" w:rsidP="00711670">
      <w:pPr>
        <w:pStyle w:val="TF-TEXTO"/>
      </w:pPr>
      <w:r w:rsidRPr="00BC44BD">
        <w:t>Para a criação inicial do banco de dados do</w:t>
      </w:r>
      <w:r>
        <w:t xml:space="preserve"> aplicativo</w:t>
      </w:r>
      <w:r w:rsidRPr="00BC44BD">
        <w:t xml:space="preserve">, foi necessário desenvolver uma abordagem própria de coleta de dados, uma vez que não </w:t>
      </w:r>
      <w:r w:rsidR="003F1C41">
        <w:t xml:space="preserve">foram encontradas </w:t>
      </w:r>
      <w:r w:rsidRPr="00BC44BD">
        <w:t>APIs públicas que disponibilizem informações estruturadas sobre praias</w:t>
      </w:r>
      <w:r w:rsidR="003F1C41">
        <w:t xml:space="preserve"> conforme o atual projeto necessita</w:t>
      </w:r>
      <w:r w:rsidRPr="00BC44BD">
        <w:t>. Assim, optou-se pelo uso do WikiData Query Service, por meio da</w:t>
      </w:r>
      <w:r w:rsidR="001F5810">
        <w:t xml:space="preserve"> consulta SPARQL </w:t>
      </w:r>
      <w:ins w:id="188" w:author="Dalton Solano dos Reis" w:date="2025-12-11T11:53:00Z" w16du:dateUtc="2025-12-11T14:53:00Z">
        <w:r w:rsidR="0057222F">
          <w:t>(</w:t>
        </w:r>
      </w:ins>
      <w:del w:id="189" w:author="Dalton Solano dos Reis" w:date="2025-12-11T11:53:00Z" w16du:dateUtc="2025-12-11T14:53:00Z">
        <w:r w:rsidR="001F5810" w:rsidDel="0057222F">
          <w:delText xml:space="preserve">apresentada na </w:delText>
        </w:r>
      </w:del>
      <w:r w:rsidR="00EF1B5A">
        <w:fldChar w:fldCharType="begin"/>
      </w:r>
      <w:r w:rsidR="00EF1B5A">
        <w:instrText xml:space="preserve"> REF Figura6 \h </w:instrText>
      </w:r>
      <w:r w:rsidR="00EF1B5A">
        <w:fldChar w:fldCharType="separate"/>
      </w:r>
      <w:r w:rsidR="00050750">
        <w:t>Figura 6</w:t>
      </w:r>
      <w:r w:rsidR="00EF1B5A">
        <w:fldChar w:fldCharType="end"/>
      </w:r>
      <w:ins w:id="190" w:author="Dalton Solano dos Reis" w:date="2025-12-11T11:53:00Z" w16du:dateUtc="2025-12-11T14:53:00Z">
        <w:r w:rsidR="0057222F">
          <w:t>)</w:t>
        </w:r>
      </w:ins>
      <w:r w:rsidR="005B0FC5">
        <w:t xml:space="preserve">, que </w:t>
      </w:r>
      <w:r w:rsidR="00E048BA" w:rsidRPr="00DD57C2">
        <w:t>retorna praias localizadas no território brasileiro, incluindo informações como nome, descrição, imagem, localização geográfica (coordenadas), estado (UF),</w:t>
      </w:r>
      <w:r w:rsidR="00E048BA">
        <w:t xml:space="preserve"> </w:t>
      </w:r>
      <w:r w:rsidR="00E048BA" w:rsidRPr="00DD57C2">
        <w:t>corpo</w:t>
      </w:r>
      <w:r w:rsidR="00E048BA">
        <w:t xml:space="preserve"> </w:t>
      </w:r>
      <w:r w:rsidR="00E048BA" w:rsidRPr="00DD57C2">
        <w:t>d’água associado e outras propriedades complementares.</w:t>
      </w:r>
    </w:p>
    <w:p w14:paraId="6F039F4E" w14:textId="269AD04A" w:rsidR="004041F7" w:rsidRPr="00BC44BD" w:rsidRDefault="00102658" w:rsidP="004041F7">
      <w:pPr>
        <w:pStyle w:val="TF-FIGURA"/>
      </w:pPr>
      <w:bookmarkStart w:id="191" w:name="Figura6"/>
      <w:r>
        <w:t>Figura 6</w:t>
      </w:r>
      <w:bookmarkEnd w:id="191"/>
      <w:r>
        <w:t xml:space="preserve"> – Consulta</w:t>
      </w:r>
      <w:r w:rsidR="0016494D">
        <w:t xml:space="preserve"> SPARQL para obter</w:t>
      </w:r>
      <w:r>
        <w:t xml:space="preserve"> praias </w:t>
      </w:r>
      <w:r w:rsidR="0016494D">
        <w:t xml:space="preserve">via </w:t>
      </w:r>
      <w:r>
        <w:t>WikiData</w:t>
      </w:r>
    </w:p>
    <w:tbl>
      <w:tblPr>
        <w:tblStyle w:val="Tabelacomgrade"/>
        <w:tblW w:w="9639" w:type="dxa"/>
        <w:tblInd w:w="-5" w:type="dxa"/>
        <w:tblBorders>
          <w:insideH w:val="none" w:sz="0" w:space="0" w:color="auto"/>
        </w:tblBorders>
        <w:tblLook w:val="04A0" w:firstRow="1" w:lastRow="0" w:firstColumn="1" w:lastColumn="0" w:noHBand="0" w:noVBand="1"/>
        <w:tblPrChange w:id="192" w:author="Dalton Solano dos Reis" w:date="2025-12-11T11:59:00Z" w16du:dateUtc="2025-12-11T14:59:00Z">
          <w:tblPr>
            <w:tblStyle w:val="Tabelacomgrade"/>
            <w:tblW w:w="10349" w:type="dxa"/>
            <w:tblInd w:w="-289" w:type="dxa"/>
            <w:tblBorders>
              <w:insideH w:val="none" w:sz="0" w:space="0" w:color="auto"/>
            </w:tblBorders>
            <w:tblLook w:val="04A0" w:firstRow="1" w:lastRow="0" w:firstColumn="1" w:lastColumn="0" w:noHBand="0" w:noVBand="1"/>
          </w:tblPr>
        </w:tblPrChange>
      </w:tblPr>
      <w:tblGrid>
        <w:gridCol w:w="396"/>
        <w:gridCol w:w="9243"/>
        <w:tblGridChange w:id="193">
          <w:tblGrid>
            <w:gridCol w:w="5"/>
            <w:gridCol w:w="391"/>
            <w:gridCol w:w="42"/>
            <w:gridCol w:w="9201"/>
            <w:gridCol w:w="715"/>
          </w:tblGrid>
        </w:tblGridChange>
      </w:tblGrid>
      <w:tr w:rsidR="00255E4B" w:rsidRPr="000F7E82" w14:paraId="72D92CB1" w14:textId="77777777" w:rsidTr="000F7E82">
        <w:trPr>
          <w:trPrChange w:id="194" w:author="Dalton Solano dos Reis" w:date="2025-12-11T11:59:00Z" w16du:dateUtc="2025-12-11T14:59:00Z">
            <w:trPr>
              <w:gridBefore w:val="1"/>
            </w:trPr>
          </w:trPrChange>
        </w:trPr>
        <w:tc>
          <w:tcPr>
            <w:tcW w:w="274" w:type="dxa"/>
            <w:tcPrChange w:id="195" w:author="Dalton Solano dos Reis" w:date="2025-12-11T11:59:00Z" w16du:dateUtc="2025-12-11T14:59:00Z">
              <w:tcPr>
                <w:tcW w:w="433" w:type="dxa"/>
                <w:gridSpan w:val="2"/>
              </w:tcPr>
            </w:tcPrChange>
          </w:tcPr>
          <w:p w14:paraId="3013287E" w14:textId="77777777" w:rsidR="00255E4B" w:rsidRPr="0047355A" w:rsidRDefault="00255E4B">
            <w:pPr>
              <w:pStyle w:val="TF-TEXTO-QUADRO"/>
              <w:rPr>
                <w:szCs w:val="18"/>
              </w:rPr>
              <w:pPrChange w:id="196" w:author="Dalton Solano dos Reis" w:date="2025-12-11T11:54:00Z" w16du:dateUtc="2025-12-11T14:54:00Z">
                <w:pPr>
                  <w:pStyle w:val="TF-CDIGO-FONTE"/>
                  <w:jc w:val="center"/>
                </w:pPr>
              </w:pPrChange>
            </w:pPr>
            <w:r w:rsidRPr="000F7E82">
              <w:rPr>
                <w:sz w:val="18"/>
                <w:szCs w:val="18"/>
                <w:rPrChange w:id="197" w:author="Dalton Solano dos Reis" w:date="2025-12-11T12:00:00Z" w16du:dateUtc="2025-12-11T15:00:00Z">
                  <w:rPr/>
                </w:rPrChange>
              </w:rPr>
              <w:t>1</w:t>
            </w:r>
          </w:p>
          <w:p w14:paraId="39111A1D" w14:textId="77777777" w:rsidR="002E0C5F" w:rsidRPr="0047355A" w:rsidRDefault="002E0C5F">
            <w:pPr>
              <w:pStyle w:val="TF-TEXTO-QUADRO"/>
              <w:rPr>
                <w:szCs w:val="18"/>
              </w:rPr>
              <w:pPrChange w:id="198" w:author="Dalton Solano dos Reis" w:date="2025-12-11T11:54:00Z" w16du:dateUtc="2025-12-11T14:54:00Z">
                <w:pPr>
                  <w:pStyle w:val="TF-CDIGO-FONTE"/>
                  <w:jc w:val="center"/>
                </w:pPr>
              </w:pPrChange>
            </w:pPr>
            <w:r w:rsidRPr="000F7E82">
              <w:rPr>
                <w:sz w:val="18"/>
                <w:szCs w:val="18"/>
                <w:rPrChange w:id="199" w:author="Dalton Solano dos Reis" w:date="2025-12-11T12:00:00Z" w16du:dateUtc="2025-12-11T15:00:00Z">
                  <w:rPr/>
                </w:rPrChange>
              </w:rPr>
              <w:t>2</w:t>
            </w:r>
          </w:p>
          <w:p w14:paraId="1C68250A" w14:textId="77777777" w:rsidR="002E0C5F" w:rsidRPr="0047355A" w:rsidRDefault="002E0C5F">
            <w:pPr>
              <w:pStyle w:val="TF-TEXTO-QUADRO"/>
              <w:rPr>
                <w:szCs w:val="18"/>
              </w:rPr>
              <w:pPrChange w:id="200" w:author="Dalton Solano dos Reis" w:date="2025-12-11T11:54:00Z" w16du:dateUtc="2025-12-11T14:54:00Z">
                <w:pPr>
                  <w:pStyle w:val="TF-CDIGO-FONTE"/>
                  <w:jc w:val="center"/>
                </w:pPr>
              </w:pPrChange>
            </w:pPr>
            <w:r w:rsidRPr="000F7E82">
              <w:rPr>
                <w:sz w:val="18"/>
                <w:szCs w:val="18"/>
                <w:rPrChange w:id="201" w:author="Dalton Solano dos Reis" w:date="2025-12-11T12:00:00Z" w16du:dateUtc="2025-12-11T15:00:00Z">
                  <w:rPr/>
                </w:rPrChange>
              </w:rPr>
              <w:t>3</w:t>
            </w:r>
          </w:p>
          <w:p w14:paraId="5A7399CD" w14:textId="77777777" w:rsidR="002E0C5F" w:rsidRPr="0047355A" w:rsidRDefault="002E0C5F">
            <w:pPr>
              <w:pStyle w:val="TF-TEXTO-QUADRO"/>
              <w:rPr>
                <w:szCs w:val="18"/>
              </w:rPr>
              <w:pPrChange w:id="202" w:author="Dalton Solano dos Reis" w:date="2025-12-11T11:54:00Z" w16du:dateUtc="2025-12-11T14:54:00Z">
                <w:pPr>
                  <w:pStyle w:val="TF-CDIGO-FONTE"/>
                  <w:jc w:val="center"/>
                </w:pPr>
              </w:pPrChange>
            </w:pPr>
            <w:r w:rsidRPr="000F7E82">
              <w:rPr>
                <w:sz w:val="18"/>
                <w:szCs w:val="18"/>
                <w:rPrChange w:id="203" w:author="Dalton Solano dos Reis" w:date="2025-12-11T12:00:00Z" w16du:dateUtc="2025-12-11T15:00:00Z">
                  <w:rPr/>
                </w:rPrChange>
              </w:rPr>
              <w:t>4</w:t>
            </w:r>
          </w:p>
          <w:p w14:paraId="6B9E3854" w14:textId="77777777" w:rsidR="002E0C5F" w:rsidRPr="0047355A" w:rsidRDefault="002E0C5F">
            <w:pPr>
              <w:pStyle w:val="TF-TEXTO-QUADRO"/>
              <w:rPr>
                <w:szCs w:val="18"/>
              </w:rPr>
              <w:pPrChange w:id="204" w:author="Dalton Solano dos Reis" w:date="2025-12-11T11:54:00Z" w16du:dateUtc="2025-12-11T14:54:00Z">
                <w:pPr>
                  <w:pStyle w:val="TF-CDIGO-FONTE"/>
                  <w:jc w:val="center"/>
                </w:pPr>
              </w:pPrChange>
            </w:pPr>
            <w:r w:rsidRPr="000F7E82">
              <w:rPr>
                <w:sz w:val="18"/>
                <w:szCs w:val="18"/>
                <w:rPrChange w:id="205" w:author="Dalton Solano dos Reis" w:date="2025-12-11T12:00:00Z" w16du:dateUtc="2025-12-11T15:00:00Z">
                  <w:rPr/>
                </w:rPrChange>
              </w:rPr>
              <w:t>5</w:t>
            </w:r>
          </w:p>
          <w:p w14:paraId="56D25625" w14:textId="77777777" w:rsidR="002E0C5F" w:rsidRPr="0047355A" w:rsidRDefault="002E0C5F">
            <w:pPr>
              <w:pStyle w:val="TF-TEXTO-QUADRO"/>
              <w:rPr>
                <w:szCs w:val="18"/>
              </w:rPr>
              <w:pPrChange w:id="206" w:author="Dalton Solano dos Reis" w:date="2025-12-11T11:54:00Z" w16du:dateUtc="2025-12-11T14:54:00Z">
                <w:pPr>
                  <w:pStyle w:val="TF-CDIGO-FONTE"/>
                  <w:jc w:val="center"/>
                </w:pPr>
              </w:pPrChange>
            </w:pPr>
            <w:r w:rsidRPr="000F7E82">
              <w:rPr>
                <w:sz w:val="18"/>
                <w:szCs w:val="18"/>
                <w:rPrChange w:id="207" w:author="Dalton Solano dos Reis" w:date="2025-12-11T12:00:00Z" w16du:dateUtc="2025-12-11T15:00:00Z">
                  <w:rPr/>
                </w:rPrChange>
              </w:rPr>
              <w:t>6</w:t>
            </w:r>
          </w:p>
          <w:p w14:paraId="4E6DCA13" w14:textId="77777777" w:rsidR="002E0C5F" w:rsidRPr="0047355A" w:rsidRDefault="002E0C5F">
            <w:pPr>
              <w:pStyle w:val="TF-TEXTO-QUADRO"/>
              <w:rPr>
                <w:szCs w:val="18"/>
              </w:rPr>
              <w:pPrChange w:id="208" w:author="Dalton Solano dos Reis" w:date="2025-12-11T11:54:00Z" w16du:dateUtc="2025-12-11T14:54:00Z">
                <w:pPr>
                  <w:pStyle w:val="TF-CDIGO-FONTE"/>
                  <w:jc w:val="center"/>
                </w:pPr>
              </w:pPrChange>
            </w:pPr>
            <w:r w:rsidRPr="000F7E82">
              <w:rPr>
                <w:sz w:val="18"/>
                <w:szCs w:val="18"/>
                <w:rPrChange w:id="209" w:author="Dalton Solano dos Reis" w:date="2025-12-11T12:00:00Z" w16du:dateUtc="2025-12-11T15:00:00Z">
                  <w:rPr/>
                </w:rPrChange>
              </w:rPr>
              <w:t>7</w:t>
            </w:r>
          </w:p>
          <w:p w14:paraId="6A8D0F48" w14:textId="77777777" w:rsidR="002E0C5F" w:rsidRPr="0047355A" w:rsidRDefault="002E0C5F">
            <w:pPr>
              <w:pStyle w:val="TF-TEXTO-QUADRO"/>
              <w:rPr>
                <w:szCs w:val="18"/>
              </w:rPr>
              <w:pPrChange w:id="210" w:author="Dalton Solano dos Reis" w:date="2025-12-11T11:54:00Z" w16du:dateUtc="2025-12-11T14:54:00Z">
                <w:pPr>
                  <w:pStyle w:val="TF-CDIGO-FONTE"/>
                  <w:jc w:val="center"/>
                </w:pPr>
              </w:pPrChange>
            </w:pPr>
            <w:r w:rsidRPr="000F7E82">
              <w:rPr>
                <w:sz w:val="18"/>
                <w:szCs w:val="18"/>
                <w:rPrChange w:id="211" w:author="Dalton Solano dos Reis" w:date="2025-12-11T12:00:00Z" w16du:dateUtc="2025-12-11T15:00:00Z">
                  <w:rPr/>
                </w:rPrChange>
              </w:rPr>
              <w:t>8</w:t>
            </w:r>
          </w:p>
          <w:p w14:paraId="43CF1139" w14:textId="77777777" w:rsidR="002E0C5F" w:rsidRPr="0047355A" w:rsidRDefault="002E0C5F">
            <w:pPr>
              <w:pStyle w:val="TF-TEXTO-QUADRO"/>
              <w:rPr>
                <w:szCs w:val="18"/>
              </w:rPr>
              <w:pPrChange w:id="212" w:author="Dalton Solano dos Reis" w:date="2025-12-11T11:54:00Z" w16du:dateUtc="2025-12-11T14:54:00Z">
                <w:pPr>
                  <w:pStyle w:val="TF-CDIGO-FONTE"/>
                  <w:jc w:val="center"/>
                </w:pPr>
              </w:pPrChange>
            </w:pPr>
            <w:r w:rsidRPr="000F7E82">
              <w:rPr>
                <w:sz w:val="18"/>
                <w:szCs w:val="18"/>
                <w:rPrChange w:id="213" w:author="Dalton Solano dos Reis" w:date="2025-12-11T12:00:00Z" w16du:dateUtc="2025-12-11T15:00:00Z">
                  <w:rPr/>
                </w:rPrChange>
              </w:rPr>
              <w:t>9</w:t>
            </w:r>
          </w:p>
          <w:p w14:paraId="23C1F034" w14:textId="77777777" w:rsidR="002E0C5F" w:rsidRPr="0047355A" w:rsidRDefault="002E0C5F">
            <w:pPr>
              <w:pStyle w:val="TF-TEXTO-QUADRO"/>
              <w:rPr>
                <w:szCs w:val="18"/>
              </w:rPr>
              <w:pPrChange w:id="214" w:author="Dalton Solano dos Reis" w:date="2025-12-11T11:54:00Z" w16du:dateUtc="2025-12-11T14:54:00Z">
                <w:pPr>
                  <w:pStyle w:val="TF-CDIGO-FONTE"/>
                  <w:jc w:val="center"/>
                </w:pPr>
              </w:pPrChange>
            </w:pPr>
            <w:r w:rsidRPr="000F7E82">
              <w:rPr>
                <w:sz w:val="18"/>
                <w:szCs w:val="18"/>
                <w:rPrChange w:id="215" w:author="Dalton Solano dos Reis" w:date="2025-12-11T12:00:00Z" w16du:dateUtc="2025-12-11T15:00:00Z">
                  <w:rPr/>
                </w:rPrChange>
              </w:rPr>
              <w:t>10</w:t>
            </w:r>
          </w:p>
          <w:p w14:paraId="4FE9648B" w14:textId="77777777" w:rsidR="002E0C5F" w:rsidRPr="0047355A" w:rsidRDefault="002E0C5F">
            <w:pPr>
              <w:pStyle w:val="TF-TEXTO-QUADRO"/>
              <w:rPr>
                <w:szCs w:val="18"/>
              </w:rPr>
              <w:pPrChange w:id="216" w:author="Dalton Solano dos Reis" w:date="2025-12-11T11:54:00Z" w16du:dateUtc="2025-12-11T14:54:00Z">
                <w:pPr>
                  <w:pStyle w:val="TF-CDIGO-FONTE"/>
                  <w:jc w:val="center"/>
                </w:pPr>
              </w:pPrChange>
            </w:pPr>
            <w:r w:rsidRPr="000F7E82">
              <w:rPr>
                <w:sz w:val="18"/>
                <w:szCs w:val="18"/>
                <w:rPrChange w:id="217" w:author="Dalton Solano dos Reis" w:date="2025-12-11T12:00:00Z" w16du:dateUtc="2025-12-11T15:00:00Z">
                  <w:rPr/>
                </w:rPrChange>
              </w:rPr>
              <w:t>11</w:t>
            </w:r>
          </w:p>
          <w:p w14:paraId="7A93AE5B" w14:textId="77777777" w:rsidR="002E0C5F" w:rsidRPr="0047355A" w:rsidRDefault="002E0C5F">
            <w:pPr>
              <w:pStyle w:val="TF-TEXTO-QUADRO"/>
              <w:rPr>
                <w:szCs w:val="18"/>
              </w:rPr>
              <w:pPrChange w:id="218" w:author="Dalton Solano dos Reis" w:date="2025-12-11T11:54:00Z" w16du:dateUtc="2025-12-11T14:54:00Z">
                <w:pPr>
                  <w:pStyle w:val="TF-CDIGO-FONTE"/>
                  <w:jc w:val="center"/>
                </w:pPr>
              </w:pPrChange>
            </w:pPr>
            <w:r w:rsidRPr="000F7E82">
              <w:rPr>
                <w:sz w:val="18"/>
                <w:szCs w:val="18"/>
                <w:rPrChange w:id="219" w:author="Dalton Solano dos Reis" w:date="2025-12-11T12:00:00Z" w16du:dateUtc="2025-12-11T15:00:00Z">
                  <w:rPr/>
                </w:rPrChange>
              </w:rPr>
              <w:t>12</w:t>
            </w:r>
          </w:p>
          <w:p w14:paraId="633C99E2" w14:textId="77777777" w:rsidR="002E0C5F" w:rsidRPr="0047355A" w:rsidRDefault="002E0C5F">
            <w:pPr>
              <w:pStyle w:val="TF-TEXTO-QUADRO"/>
              <w:rPr>
                <w:szCs w:val="18"/>
              </w:rPr>
              <w:pPrChange w:id="220" w:author="Dalton Solano dos Reis" w:date="2025-12-11T11:54:00Z" w16du:dateUtc="2025-12-11T14:54:00Z">
                <w:pPr>
                  <w:pStyle w:val="TF-CDIGO-FONTE"/>
                  <w:jc w:val="center"/>
                </w:pPr>
              </w:pPrChange>
            </w:pPr>
            <w:r w:rsidRPr="000F7E82">
              <w:rPr>
                <w:sz w:val="18"/>
                <w:szCs w:val="18"/>
                <w:rPrChange w:id="221" w:author="Dalton Solano dos Reis" w:date="2025-12-11T12:00:00Z" w16du:dateUtc="2025-12-11T15:00:00Z">
                  <w:rPr/>
                </w:rPrChange>
              </w:rPr>
              <w:t>13</w:t>
            </w:r>
          </w:p>
          <w:p w14:paraId="1DBEA0B7" w14:textId="77777777" w:rsidR="002E0C5F" w:rsidRPr="0047355A" w:rsidRDefault="002E0C5F">
            <w:pPr>
              <w:pStyle w:val="TF-TEXTO-QUADRO"/>
              <w:rPr>
                <w:szCs w:val="18"/>
              </w:rPr>
              <w:pPrChange w:id="222" w:author="Dalton Solano dos Reis" w:date="2025-12-11T11:54:00Z" w16du:dateUtc="2025-12-11T14:54:00Z">
                <w:pPr>
                  <w:pStyle w:val="TF-CDIGO-FONTE"/>
                  <w:jc w:val="center"/>
                </w:pPr>
              </w:pPrChange>
            </w:pPr>
            <w:r w:rsidRPr="000F7E82">
              <w:rPr>
                <w:sz w:val="18"/>
                <w:szCs w:val="18"/>
                <w:rPrChange w:id="223" w:author="Dalton Solano dos Reis" w:date="2025-12-11T12:00:00Z" w16du:dateUtc="2025-12-11T15:00:00Z">
                  <w:rPr/>
                </w:rPrChange>
              </w:rPr>
              <w:t>14</w:t>
            </w:r>
          </w:p>
          <w:p w14:paraId="02A5CA57" w14:textId="77777777" w:rsidR="002E0C5F" w:rsidRPr="0047355A" w:rsidRDefault="002E0C5F">
            <w:pPr>
              <w:pStyle w:val="TF-TEXTO-QUADRO"/>
              <w:rPr>
                <w:szCs w:val="18"/>
              </w:rPr>
              <w:pPrChange w:id="224" w:author="Dalton Solano dos Reis" w:date="2025-12-11T11:54:00Z" w16du:dateUtc="2025-12-11T14:54:00Z">
                <w:pPr>
                  <w:pStyle w:val="TF-CDIGO-FONTE"/>
                  <w:jc w:val="center"/>
                </w:pPr>
              </w:pPrChange>
            </w:pPr>
            <w:r w:rsidRPr="000F7E82">
              <w:rPr>
                <w:sz w:val="18"/>
                <w:szCs w:val="18"/>
                <w:rPrChange w:id="225" w:author="Dalton Solano dos Reis" w:date="2025-12-11T12:00:00Z" w16du:dateUtc="2025-12-11T15:00:00Z">
                  <w:rPr/>
                </w:rPrChange>
              </w:rPr>
              <w:t>15</w:t>
            </w:r>
          </w:p>
          <w:p w14:paraId="52848E09" w14:textId="77777777" w:rsidR="002E0C5F" w:rsidRPr="0047355A" w:rsidRDefault="002E0C5F">
            <w:pPr>
              <w:pStyle w:val="TF-TEXTO-QUADRO"/>
              <w:rPr>
                <w:szCs w:val="18"/>
              </w:rPr>
              <w:pPrChange w:id="226" w:author="Dalton Solano dos Reis" w:date="2025-12-11T11:54:00Z" w16du:dateUtc="2025-12-11T14:54:00Z">
                <w:pPr>
                  <w:pStyle w:val="TF-CDIGO-FONTE"/>
                  <w:jc w:val="center"/>
                </w:pPr>
              </w:pPrChange>
            </w:pPr>
            <w:r w:rsidRPr="000F7E82">
              <w:rPr>
                <w:sz w:val="18"/>
                <w:szCs w:val="18"/>
                <w:rPrChange w:id="227" w:author="Dalton Solano dos Reis" w:date="2025-12-11T12:00:00Z" w16du:dateUtc="2025-12-11T15:00:00Z">
                  <w:rPr/>
                </w:rPrChange>
              </w:rPr>
              <w:t>16</w:t>
            </w:r>
          </w:p>
          <w:p w14:paraId="2FEA21EC" w14:textId="77777777" w:rsidR="002E0C5F" w:rsidRPr="0047355A" w:rsidRDefault="002E0C5F">
            <w:pPr>
              <w:pStyle w:val="TF-TEXTO-QUADRO"/>
              <w:rPr>
                <w:szCs w:val="18"/>
              </w:rPr>
              <w:pPrChange w:id="228" w:author="Dalton Solano dos Reis" w:date="2025-12-11T11:54:00Z" w16du:dateUtc="2025-12-11T14:54:00Z">
                <w:pPr>
                  <w:pStyle w:val="TF-CDIGO-FONTE"/>
                  <w:jc w:val="center"/>
                </w:pPr>
              </w:pPrChange>
            </w:pPr>
            <w:r w:rsidRPr="000F7E82">
              <w:rPr>
                <w:sz w:val="18"/>
                <w:szCs w:val="18"/>
                <w:rPrChange w:id="229" w:author="Dalton Solano dos Reis" w:date="2025-12-11T12:00:00Z" w16du:dateUtc="2025-12-11T15:00:00Z">
                  <w:rPr/>
                </w:rPrChange>
              </w:rPr>
              <w:t>17</w:t>
            </w:r>
          </w:p>
          <w:p w14:paraId="67A526C4" w14:textId="77777777" w:rsidR="002E0C5F" w:rsidRPr="0047355A" w:rsidRDefault="002E0C5F">
            <w:pPr>
              <w:pStyle w:val="TF-TEXTO-QUADRO"/>
              <w:rPr>
                <w:szCs w:val="18"/>
              </w:rPr>
              <w:pPrChange w:id="230" w:author="Dalton Solano dos Reis" w:date="2025-12-11T11:54:00Z" w16du:dateUtc="2025-12-11T14:54:00Z">
                <w:pPr>
                  <w:pStyle w:val="TF-CDIGO-FONTE"/>
                  <w:jc w:val="center"/>
                </w:pPr>
              </w:pPrChange>
            </w:pPr>
            <w:r w:rsidRPr="000F7E82">
              <w:rPr>
                <w:sz w:val="18"/>
                <w:szCs w:val="18"/>
                <w:rPrChange w:id="231" w:author="Dalton Solano dos Reis" w:date="2025-12-11T12:00:00Z" w16du:dateUtc="2025-12-11T15:00:00Z">
                  <w:rPr/>
                </w:rPrChange>
              </w:rPr>
              <w:t>18</w:t>
            </w:r>
          </w:p>
          <w:p w14:paraId="622CC978" w14:textId="77777777" w:rsidR="002E0C5F" w:rsidRPr="0047355A" w:rsidRDefault="002E0C5F">
            <w:pPr>
              <w:pStyle w:val="TF-TEXTO-QUADRO"/>
              <w:rPr>
                <w:szCs w:val="18"/>
              </w:rPr>
              <w:pPrChange w:id="232" w:author="Dalton Solano dos Reis" w:date="2025-12-11T11:54:00Z" w16du:dateUtc="2025-12-11T14:54:00Z">
                <w:pPr>
                  <w:pStyle w:val="TF-CDIGO-FONTE"/>
                  <w:jc w:val="center"/>
                </w:pPr>
              </w:pPrChange>
            </w:pPr>
            <w:r w:rsidRPr="000F7E82">
              <w:rPr>
                <w:sz w:val="18"/>
                <w:szCs w:val="18"/>
                <w:rPrChange w:id="233" w:author="Dalton Solano dos Reis" w:date="2025-12-11T12:00:00Z" w16du:dateUtc="2025-12-11T15:00:00Z">
                  <w:rPr/>
                </w:rPrChange>
              </w:rPr>
              <w:t>19</w:t>
            </w:r>
          </w:p>
          <w:p w14:paraId="1B160AFA" w14:textId="77777777" w:rsidR="002E0C5F" w:rsidRPr="0047355A" w:rsidRDefault="002E0C5F">
            <w:pPr>
              <w:pStyle w:val="TF-TEXTO-QUADRO"/>
              <w:rPr>
                <w:szCs w:val="18"/>
              </w:rPr>
              <w:pPrChange w:id="234" w:author="Dalton Solano dos Reis" w:date="2025-12-11T11:54:00Z" w16du:dateUtc="2025-12-11T14:54:00Z">
                <w:pPr>
                  <w:pStyle w:val="TF-CDIGO-FONTE"/>
                  <w:jc w:val="center"/>
                </w:pPr>
              </w:pPrChange>
            </w:pPr>
            <w:r w:rsidRPr="000F7E82">
              <w:rPr>
                <w:sz w:val="18"/>
                <w:szCs w:val="18"/>
                <w:rPrChange w:id="235" w:author="Dalton Solano dos Reis" w:date="2025-12-11T12:00:00Z" w16du:dateUtc="2025-12-11T15:00:00Z">
                  <w:rPr/>
                </w:rPrChange>
              </w:rPr>
              <w:lastRenderedPageBreak/>
              <w:t>20</w:t>
            </w:r>
          </w:p>
          <w:p w14:paraId="3544B805" w14:textId="77777777" w:rsidR="002E0C5F" w:rsidRPr="0047355A" w:rsidDel="0057222F" w:rsidRDefault="002E0C5F">
            <w:pPr>
              <w:pStyle w:val="TF-TEXTO-QUADRO"/>
              <w:rPr>
                <w:del w:id="236" w:author="Dalton Solano dos Reis" w:date="2025-12-11T11:57:00Z" w16du:dateUtc="2025-12-11T14:57:00Z"/>
                <w:szCs w:val="18"/>
              </w:rPr>
              <w:pPrChange w:id="237" w:author="Dalton Solano dos Reis" w:date="2025-12-11T11:54:00Z" w16du:dateUtc="2025-12-11T14:54:00Z">
                <w:pPr>
                  <w:pStyle w:val="TF-CDIGO-FONTE"/>
                  <w:jc w:val="center"/>
                </w:pPr>
              </w:pPrChange>
            </w:pPr>
            <w:r w:rsidRPr="000F7E82">
              <w:rPr>
                <w:sz w:val="18"/>
                <w:szCs w:val="18"/>
                <w:rPrChange w:id="238" w:author="Dalton Solano dos Reis" w:date="2025-12-11T12:00:00Z" w16du:dateUtc="2025-12-11T15:00:00Z">
                  <w:rPr/>
                </w:rPrChange>
              </w:rPr>
              <w:t>21</w:t>
            </w:r>
          </w:p>
          <w:p w14:paraId="6903A12B" w14:textId="77777777" w:rsidR="002E0C5F" w:rsidRPr="0047355A" w:rsidDel="0057222F" w:rsidRDefault="002E0C5F">
            <w:pPr>
              <w:pStyle w:val="TF-TEXTO-QUADRO"/>
              <w:rPr>
                <w:del w:id="239" w:author="Dalton Solano dos Reis" w:date="2025-12-11T11:57:00Z" w16du:dateUtc="2025-12-11T14:57:00Z"/>
                <w:szCs w:val="18"/>
              </w:rPr>
              <w:pPrChange w:id="240" w:author="Dalton Solano dos Reis" w:date="2025-12-11T11:54:00Z" w16du:dateUtc="2025-12-11T14:54:00Z">
                <w:pPr>
                  <w:pStyle w:val="TF-CDIGO-FONTE"/>
                  <w:jc w:val="center"/>
                </w:pPr>
              </w:pPrChange>
            </w:pPr>
            <w:del w:id="241" w:author="Dalton Solano dos Reis" w:date="2025-12-11T11:57:00Z" w16du:dateUtc="2025-12-11T14:57:00Z">
              <w:r w:rsidRPr="000F7E82" w:rsidDel="0057222F">
                <w:rPr>
                  <w:sz w:val="18"/>
                  <w:szCs w:val="18"/>
                  <w:rPrChange w:id="242" w:author="Dalton Solano dos Reis" w:date="2025-12-11T12:00:00Z" w16du:dateUtc="2025-12-11T15:00:00Z">
                    <w:rPr/>
                  </w:rPrChange>
                </w:rPr>
                <w:delText>22</w:delText>
              </w:r>
            </w:del>
          </w:p>
          <w:p w14:paraId="7596AB3D" w14:textId="77777777" w:rsidR="002E0C5F" w:rsidRPr="0047355A" w:rsidDel="0057222F" w:rsidRDefault="002E0C5F">
            <w:pPr>
              <w:pStyle w:val="TF-TEXTO-QUADRO"/>
              <w:rPr>
                <w:del w:id="243" w:author="Dalton Solano dos Reis" w:date="2025-12-11T11:57:00Z" w16du:dateUtc="2025-12-11T14:57:00Z"/>
                <w:szCs w:val="18"/>
              </w:rPr>
              <w:pPrChange w:id="244" w:author="Dalton Solano dos Reis" w:date="2025-12-11T11:54:00Z" w16du:dateUtc="2025-12-11T14:54:00Z">
                <w:pPr>
                  <w:pStyle w:val="TF-CDIGO-FONTE"/>
                  <w:jc w:val="center"/>
                </w:pPr>
              </w:pPrChange>
            </w:pPr>
            <w:del w:id="245" w:author="Dalton Solano dos Reis" w:date="2025-12-11T11:57:00Z" w16du:dateUtc="2025-12-11T14:57:00Z">
              <w:r w:rsidRPr="000F7E82" w:rsidDel="0057222F">
                <w:rPr>
                  <w:sz w:val="18"/>
                  <w:szCs w:val="18"/>
                  <w:rPrChange w:id="246" w:author="Dalton Solano dos Reis" w:date="2025-12-11T12:00:00Z" w16du:dateUtc="2025-12-11T15:00:00Z">
                    <w:rPr/>
                  </w:rPrChange>
                </w:rPr>
                <w:delText>23</w:delText>
              </w:r>
            </w:del>
          </w:p>
          <w:p w14:paraId="28BEDBA4" w14:textId="77777777" w:rsidR="002E0C5F" w:rsidRPr="0047355A" w:rsidDel="0057222F" w:rsidRDefault="002E0C5F">
            <w:pPr>
              <w:pStyle w:val="TF-TEXTO-QUADRO"/>
              <w:rPr>
                <w:del w:id="247" w:author="Dalton Solano dos Reis" w:date="2025-12-11T11:57:00Z" w16du:dateUtc="2025-12-11T14:57:00Z"/>
                <w:szCs w:val="18"/>
              </w:rPr>
              <w:pPrChange w:id="248" w:author="Dalton Solano dos Reis" w:date="2025-12-11T11:54:00Z" w16du:dateUtc="2025-12-11T14:54:00Z">
                <w:pPr>
                  <w:pStyle w:val="TF-CDIGO-FONTE"/>
                  <w:jc w:val="center"/>
                </w:pPr>
              </w:pPrChange>
            </w:pPr>
            <w:del w:id="249" w:author="Dalton Solano dos Reis" w:date="2025-12-11T11:57:00Z" w16du:dateUtc="2025-12-11T14:57:00Z">
              <w:r w:rsidRPr="000F7E82" w:rsidDel="0057222F">
                <w:rPr>
                  <w:sz w:val="18"/>
                  <w:szCs w:val="18"/>
                  <w:rPrChange w:id="250" w:author="Dalton Solano dos Reis" w:date="2025-12-11T12:00:00Z" w16du:dateUtc="2025-12-11T15:00:00Z">
                    <w:rPr/>
                  </w:rPrChange>
                </w:rPr>
                <w:delText>24</w:delText>
              </w:r>
            </w:del>
          </w:p>
          <w:p w14:paraId="5F14C4DC" w14:textId="77777777" w:rsidR="002F7930" w:rsidRPr="0047355A" w:rsidDel="0057222F" w:rsidRDefault="002F7930">
            <w:pPr>
              <w:pStyle w:val="TF-TEXTO-QUADRO"/>
              <w:rPr>
                <w:del w:id="251" w:author="Dalton Solano dos Reis" w:date="2025-12-11T11:57:00Z" w16du:dateUtc="2025-12-11T14:57:00Z"/>
                <w:szCs w:val="18"/>
              </w:rPr>
              <w:pPrChange w:id="252" w:author="Dalton Solano dos Reis" w:date="2025-12-11T11:54:00Z" w16du:dateUtc="2025-12-11T14:54:00Z">
                <w:pPr>
                  <w:pStyle w:val="TF-CDIGO-FONTE"/>
                  <w:jc w:val="center"/>
                </w:pPr>
              </w:pPrChange>
            </w:pPr>
            <w:del w:id="253" w:author="Dalton Solano dos Reis" w:date="2025-12-11T11:57:00Z" w16du:dateUtc="2025-12-11T14:57:00Z">
              <w:r w:rsidRPr="000F7E82" w:rsidDel="0057222F">
                <w:rPr>
                  <w:sz w:val="18"/>
                  <w:szCs w:val="18"/>
                  <w:rPrChange w:id="254" w:author="Dalton Solano dos Reis" w:date="2025-12-11T12:00:00Z" w16du:dateUtc="2025-12-11T15:00:00Z">
                    <w:rPr/>
                  </w:rPrChange>
                </w:rPr>
                <w:delText>25</w:delText>
              </w:r>
            </w:del>
          </w:p>
          <w:p w14:paraId="4EB74241" w14:textId="77777777" w:rsidR="002F7930" w:rsidRPr="0047355A" w:rsidDel="0057222F" w:rsidRDefault="002F7930">
            <w:pPr>
              <w:pStyle w:val="TF-TEXTO-QUADRO"/>
              <w:rPr>
                <w:del w:id="255" w:author="Dalton Solano dos Reis" w:date="2025-12-11T11:57:00Z" w16du:dateUtc="2025-12-11T14:57:00Z"/>
                <w:szCs w:val="18"/>
              </w:rPr>
              <w:pPrChange w:id="256" w:author="Dalton Solano dos Reis" w:date="2025-12-11T11:54:00Z" w16du:dateUtc="2025-12-11T14:54:00Z">
                <w:pPr>
                  <w:pStyle w:val="TF-CDIGO-FONTE"/>
                  <w:jc w:val="center"/>
                </w:pPr>
              </w:pPrChange>
            </w:pPr>
            <w:del w:id="257" w:author="Dalton Solano dos Reis" w:date="2025-12-11T11:57:00Z" w16du:dateUtc="2025-12-11T14:57:00Z">
              <w:r w:rsidRPr="000F7E82" w:rsidDel="0057222F">
                <w:rPr>
                  <w:sz w:val="18"/>
                  <w:szCs w:val="18"/>
                  <w:rPrChange w:id="258" w:author="Dalton Solano dos Reis" w:date="2025-12-11T12:00:00Z" w16du:dateUtc="2025-12-11T15:00:00Z">
                    <w:rPr/>
                  </w:rPrChange>
                </w:rPr>
                <w:delText>26</w:delText>
              </w:r>
            </w:del>
          </w:p>
          <w:p w14:paraId="5FBF0618" w14:textId="77777777" w:rsidR="002F7930" w:rsidRPr="0047355A" w:rsidDel="0057222F" w:rsidRDefault="002F7930">
            <w:pPr>
              <w:pStyle w:val="TF-TEXTO-QUADRO"/>
              <w:rPr>
                <w:del w:id="259" w:author="Dalton Solano dos Reis" w:date="2025-12-11T11:57:00Z" w16du:dateUtc="2025-12-11T14:57:00Z"/>
                <w:szCs w:val="18"/>
              </w:rPr>
              <w:pPrChange w:id="260" w:author="Dalton Solano dos Reis" w:date="2025-12-11T11:54:00Z" w16du:dateUtc="2025-12-11T14:54:00Z">
                <w:pPr>
                  <w:pStyle w:val="TF-CDIGO-FONTE"/>
                  <w:jc w:val="center"/>
                </w:pPr>
              </w:pPrChange>
            </w:pPr>
            <w:del w:id="261" w:author="Dalton Solano dos Reis" w:date="2025-12-11T11:57:00Z" w16du:dateUtc="2025-12-11T14:57:00Z">
              <w:r w:rsidRPr="000F7E82" w:rsidDel="0057222F">
                <w:rPr>
                  <w:sz w:val="18"/>
                  <w:szCs w:val="18"/>
                  <w:rPrChange w:id="262" w:author="Dalton Solano dos Reis" w:date="2025-12-11T12:00:00Z" w16du:dateUtc="2025-12-11T15:00:00Z">
                    <w:rPr/>
                  </w:rPrChange>
                </w:rPr>
                <w:delText>27</w:delText>
              </w:r>
            </w:del>
          </w:p>
          <w:p w14:paraId="2CEC36D6" w14:textId="77777777" w:rsidR="002F7930" w:rsidRPr="0047355A" w:rsidDel="0057222F" w:rsidRDefault="002F7930">
            <w:pPr>
              <w:pStyle w:val="TF-TEXTO-QUADRO"/>
              <w:rPr>
                <w:del w:id="263" w:author="Dalton Solano dos Reis" w:date="2025-12-11T11:57:00Z" w16du:dateUtc="2025-12-11T14:57:00Z"/>
                <w:szCs w:val="18"/>
              </w:rPr>
              <w:pPrChange w:id="264" w:author="Dalton Solano dos Reis" w:date="2025-12-11T11:54:00Z" w16du:dateUtc="2025-12-11T14:54:00Z">
                <w:pPr>
                  <w:pStyle w:val="TF-CDIGO-FONTE"/>
                  <w:jc w:val="center"/>
                </w:pPr>
              </w:pPrChange>
            </w:pPr>
            <w:del w:id="265" w:author="Dalton Solano dos Reis" w:date="2025-12-11T11:57:00Z" w16du:dateUtc="2025-12-11T14:57:00Z">
              <w:r w:rsidRPr="000F7E82" w:rsidDel="0057222F">
                <w:rPr>
                  <w:sz w:val="18"/>
                  <w:szCs w:val="18"/>
                  <w:rPrChange w:id="266" w:author="Dalton Solano dos Reis" w:date="2025-12-11T12:00:00Z" w16du:dateUtc="2025-12-11T15:00:00Z">
                    <w:rPr/>
                  </w:rPrChange>
                </w:rPr>
                <w:delText>28</w:delText>
              </w:r>
            </w:del>
          </w:p>
          <w:p w14:paraId="38284D93" w14:textId="77777777" w:rsidR="002F7930" w:rsidRPr="0047355A" w:rsidDel="0057222F" w:rsidRDefault="002F7930">
            <w:pPr>
              <w:pStyle w:val="TF-TEXTO-QUADRO"/>
              <w:rPr>
                <w:del w:id="267" w:author="Dalton Solano dos Reis" w:date="2025-12-11T11:57:00Z" w16du:dateUtc="2025-12-11T14:57:00Z"/>
                <w:szCs w:val="18"/>
              </w:rPr>
              <w:pPrChange w:id="268" w:author="Dalton Solano dos Reis" w:date="2025-12-11T11:54:00Z" w16du:dateUtc="2025-12-11T14:54:00Z">
                <w:pPr>
                  <w:pStyle w:val="TF-CDIGO-FONTE"/>
                  <w:jc w:val="center"/>
                </w:pPr>
              </w:pPrChange>
            </w:pPr>
            <w:del w:id="269" w:author="Dalton Solano dos Reis" w:date="2025-12-11T11:57:00Z" w16du:dateUtc="2025-12-11T14:57:00Z">
              <w:r w:rsidRPr="000F7E82" w:rsidDel="0057222F">
                <w:rPr>
                  <w:sz w:val="18"/>
                  <w:szCs w:val="18"/>
                  <w:rPrChange w:id="270" w:author="Dalton Solano dos Reis" w:date="2025-12-11T12:00:00Z" w16du:dateUtc="2025-12-11T15:00:00Z">
                    <w:rPr/>
                  </w:rPrChange>
                </w:rPr>
                <w:delText>29</w:delText>
              </w:r>
            </w:del>
          </w:p>
          <w:p w14:paraId="48060DAB" w14:textId="77777777" w:rsidR="002F7930" w:rsidRPr="0047355A" w:rsidDel="0057222F" w:rsidRDefault="002F7930">
            <w:pPr>
              <w:pStyle w:val="TF-TEXTO-QUADRO"/>
              <w:rPr>
                <w:del w:id="271" w:author="Dalton Solano dos Reis" w:date="2025-12-11T11:57:00Z" w16du:dateUtc="2025-12-11T14:57:00Z"/>
                <w:szCs w:val="18"/>
              </w:rPr>
              <w:pPrChange w:id="272" w:author="Dalton Solano dos Reis" w:date="2025-12-11T11:54:00Z" w16du:dateUtc="2025-12-11T14:54:00Z">
                <w:pPr>
                  <w:pStyle w:val="TF-CDIGO-FONTE"/>
                  <w:jc w:val="center"/>
                </w:pPr>
              </w:pPrChange>
            </w:pPr>
            <w:del w:id="273" w:author="Dalton Solano dos Reis" w:date="2025-12-11T11:57:00Z" w16du:dateUtc="2025-12-11T14:57:00Z">
              <w:r w:rsidRPr="000F7E82" w:rsidDel="0057222F">
                <w:rPr>
                  <w:sz w:val="18"/>
                  <w:szCs w:val="18"/>
                  <w:rPrChange w:id="274" w:author="Dalton Solano dos Reis" w:date="2025-12-11T12:00:00Z" w16du:dateUtc="2025-12-11T15:00:00Z">
                    <w:rPr/>
                  </w:rPrChange>
                </w:rPr>
                <w:delText>30</w:delText>
              </w:r>
            </w:del>
          </w:p>
          <w:p w14:paraId="3FE20053" w14:textId="77777777" w:rsidR="002F7930" w:rsidRPr="0047355A" w:rsidDel="0057222F" w:rsidRDefault="002F7930">
            <w:pPr>
              <w:pStyle w:val="TF-TEXTO-QUADRO"/>
              <w:rPr>
                <w:del w:id="275" w:author="Dalton Solano dos Reis" w:date="2025-12-11T11:57:00Z" w16du:dateUtc="2025-12-11T14:57:00Z"/>
                <w:szCs w:val="18"/>
              </w:rPr>
              <w:pPrChange w:id="276" w:author="Dalton Solano dos Reis" w:date="2025-12-11T11:54:00Z" w16du:dateUtc="2025-12-11T14:54:00Z">
                <w:pPr>
                  <w:pStyle w:val="TF-CDIGO-FONTE"/>
                  <w:jc w:val="center"/>
                </w:pPr>
              </w:pPrChange>
            </w:pPr>
            <w:del w:id="277" w:author="Dalton Solano dos Reis" w:date="2025-12-11T11:57:00Z" w16du:dateUtc="2025-12-11T14:57:00Z">
              <w:r w:rsidRPr="000F7E82" w:rsidDel="0057222F">
                <w:rPr>
                  <w:sz w:val="18"/>
                  <w:szCs w:val="18"/>
                  <w:rPrChange w:id="278" w:author="Dalton Solano dos Reis" w:date="2025-12-11T12:00:00Z" w16du:dateUtc="2025-12-11T15:00:00Z">
                    <w:rPr/>
                  </w:rPrChange>
                </w:rPr>
                <w:delText>31</w:delText>
              </w:r>
            </w:del>
          </w:p>
          <w:p w14:paraId="6891AE5E" w14:textId="3399AA41" w:rsidR="002F7930" w:rsidRPr="0047355A" w:rsidRDefault="002F7930">
            <w:pPr>
              <w:pStyle w:val="TF-TEXTO-QUADRO"/>
              <w:rPr>
                <w:szCs w:val="18"/>
              </w:rPr>
              <w:pPrChange w:id="279" w:author="Dalton Solano dos Reis" w:date="2025-12-11T11:54:00Z" w16du:dateUtc="2025-12-11T14:54:00Z">
                <w:pPr>
                  <w:pStyle w:val="TF-CDIGO-FONTE"/>
                  <w:jc w:val="center"/>
                </w:pPr>
              </w:pPrChange>
            </w:pPr>
            <w:del w:id="280" w:author="Dalton Solano dos Reis" w:date="2025-12-11T11:57:00Z" w16du:dateUtc="2025-12-11T14:57:00Z">
              <w:r w:rsidRPr="000F7E82" w:rsidDel="0057222F">
                <w:rPr>
                  <w:sz w:val="18"/>
                  <w:szCs w:val="18"/>
                  <w:rPrChange w:id="281" w:author="Dalton Solano dos Reis" w:date="2025-12-11T12:00:00Z" w16du:dateUtc="2025-12-11T15:00:00Z">
                    <w:rPr/>
                  </w:rPrChange>
                </w:rPr>
                <w:delText>32</w:delText>
              </w:r>
            </w:del>
          </w:p>
        </w:tc>
        <w:tc>
          <w:tcPr>
            <w:tcW w:w="9365" w:type="dxa"/>
            <w:tcPrChange w:id="282" w:author="Dalton Solano dos Reis" w:date="2025-12-11T11:59:00Z" w16du:dateUtc="2025-12-11T14:59:00Z">
              <w:tcPr>
                <w:tcW w:w="9916" w:type="dxa"/>
                <w:gridSpan w:val="2"/>
              </w:tcPr>
            </w:tcPrChange>
          </w:tcPr>
          <w:p w14:paraId="14BA3E7C" w14:textId="77777777" w:rsidR="003C3139" w:rsidRPr="0047355A" w:rsidRDefault="003C3139">
            <w:pPr>
              <w:pStyle w:val="TF-TEXTO-QUADRO"/>
              <w:rPr>
                <w:szCs w:val="18"/>
              </w:rPr>
              <w:pPrChange w:id="283" w:author="Dalton Solano dos Reis" w:date="2025-12-11T11:54:00Z" w16du:dateUtc="2025-12-11T14:54:00Z">
                <w:pPr>
                  <w:pStyle w:val="TF-CDIGO-FONTE"/>
                </w:pPr>
              </w:pPrChange>
            </w:pPr>
            <w:r w:rsidRPr="000F7E82">
              <w:rPr>
                <w:sz w:val="18"/>
                <w:szCs w:val="18"/>
                <w:rPrChange w:id="284" w:author="Dalton Solano dos Reis" w:date="2025-12-11T12:00:00Z" w16du:dateUtc="2025-12-11T15:00:00Z">
                  <w:rPr/>
                </w:rPrChange>
              </w:rPr>
              <w:lastRenderedPageBreak/>
              <w:t xml:space="preserve">SELECT </w:t>
            </w:r>
          </w:p>
          <w:p w14:paraId="4A51CD74" w14:textId="46AAFD9E" w:rsidR="00C32858" w:rsidRPr="0047355A" w:rsidDel="0057222F" w:rsidRDefault="003C3139">
            <w:pPr>
              <w:pStyle w:val="TF-TEXTO-QUADRO"/>
              <w:rPr>
                <w:del w:id="285" w:author="Dalton Solano dos Reis" w:date="2025-12-11T11:55:00Z" w16du:dateUtc="2025-12-11T14:55:00Z"/>
                <w:szCs w:val="18"/>
                <w:lang w:val="en-US"/>
              </w:rPr>
              <w:pPrChange w:id="286" w:author="Dalton Solano dos Reis" w:date="2025-12-11T11:54:00Z" w16du:dateUtc="2025-12-11T14:54:00Z">
                <w:pPr>
                  <w:pStyle w:val="TF-CDIGO-FONTE"/>
                </w:pPr>
              </w:pPrChange>
            </w:pPr>
            <w:r w:rsidRPr="000F7E82">
              <w:rPr>
                <w:sz w:val="18"/>
                <w:szCs w:val="18"/>
                <w:rPrChange w:id="287" w:author="Dalton Solano dos Reis" w:date="2025-12-11T12:00:00Z" w16du:dateUtc="2025-12-11T15:00:00Z">
                  <w:rPr/>
                </w:rPrChange>
              </w:rPr>
              <w:t xml:space="preserve">  </w:t>
            </w:r>
            <w:r w:rsidRPr="000F7E82">
              <w:rPr>
                <w:sz w:val="18"/>
                <w:szCs w:val="18"/>
                <w:lang w:val="en-US"/>
                <w:rPrChange w:id="288" w:author="Dalton Solano dos Reis" w:date="2025-12-11T12:00:00Z" w16du:dateUtc="2025-12-11T15:00:00Z">
                  <w:rPr/>
                </w:rPrChange>
              </w:rPr>
              <w:t>?beach</w:t>
            </w:r>
            <w:ins w:id="289" w:author="Dalton Solano dos Reis" w:date="2025-12-11T11:56:00Z" w16du:dateUtc="2025-12-11T14:56:00Z">
              <w:r w:rsidR="0057222F" w:rsidRPr="000F7E82">
                <w:rPr>
                  <w:sz w:val="18"/>
                  <w:szCs w:val="18"/>
                  <w:lang w:val="en-US"/>
                  <w:rPrChange w:id="290" w:author="Dalton Solano dos Reis" w:date="2025-12-11T12:00:00Z" w16du:dateUtc="2025-12-11T15:00:00Z">
                    <w:rPr/>
                  </w:rPrChange>
                </w:rPr>
                <w:t xml:space="preserve">     </w:t>
              </w:r>
            </w:ins>
          </w:p>
          <w:p w14:paraId="542646B2" w14:textId="62FCC769" w:rsidR="00C32858" w:rsidRPr="0047355A" w:rsidDel="0057222F" w:rsidRDefault="00C32858">
            <w:pPr>
              <w:pStyle w:val="TF-TEXTO-QUADRO"/>
              <w:rPr>
                <w:del w:id="291" w:author="Dalton Solano dos Reis" w:date="2025-12-11T11:55:00Z" w16du:dateUtc="2025-12-11T14:55:00Z"/>
                <w:szCs w:val="18"/>
                <w:lang w:val="en-US"/>
              </w:rPr>
              <w:pPrChange w:id="292" w:author="Dalton Solano dos Reis" w:date="2025-12-11T11:54:00Z" w16du:dateUtc="2025-12-11T14:54:00Z">
                <w:pPr>
                  <w:pStyle w:val="TF-CDIGO-FONTE"/>
                </w:pPr>
              </w:pPrChange>
            </w:pPr>
            <w:del w:id="293" w:author="Dalton Solano dos Reis" w:date="2025-12-11T11:56:00Z" w16du:dateUtc="2025-12-11T14:56:00Z">
              <w:r w:rsidRPr="000F7E82" w:rsidDel="0057222F">
                <w:rPr>
                  <w:sz w:val="18"/>
                  <w:szCs w:val="18"/>
                  <w:lang w:val="en-US"/>
                  <w:rPrChange w:id="294" w:author="Dalton Solano dos Reis" w:date="2025-12-11T12:00:00Z" w16du:dateUtc="2025-12-11T15:00:00Z">
                    <w:rPr/>
                  </w:rPrChange>
                </w:rPr>
                <w:delText xml:space="preserve">  </w:delText>
              </w:r>
            </w:del>
            <w:r w:rsidR="003C3139" w:rsidRPr="000F7E82">
              <w:rPr>
                <w:sz w:val="18"/>
                <w:szCs w:val="18"/>
                <w:lang w:val="en-US"/>
                <w:rPrChange w:id="295" w:author="Dalton Solano dos Reis" w:date="2025-12-11T12:00:00Z" w16du:dateUtc="2025-12-11T15:00:00Z">
                  <w:rPr/>
                </w:rPrChange>
              </w:rPr>
              <w:t>?beachLabel</w:t>
            </w:r>
            <w:ins w:id="296" w:author="Dalton Solano dos Reis" w:date="2025-12-11T11:56:00Z" w16du:dateUtc="2025-12-11T14:56:00Z">
              <w:r w:rsidR="0057222F" w:rsidRPr="0047355A">
                <w:rPr>
                  <w:sz w:val="18"/>
                  <w:szCs w:val="18"/>
                  <w:lang w:val="en-US"/>
                  <w:rPrChange w:id="297" w:author="Dalton Solano dos Reis" w:date="2025-12-11T12:00:00Z" w16du:dateUtc="2025-12-11T15:00:00Z">
                    <w:rPr/>
                  </w:rPrChange>
                </w:rPr>
                <w:t xml:space="preserve">     </w:t>
              </w:r>
            </w:ins>
          </w:p>
          <w:p w14:paraId="2256E435" w14:textId="46858A3D" w:rsidR="00C32858" w:rsidRPr="0047355A" w:rsidDel="0057222F" w:rsidRDefault="00C32858">
            <w:pPr>
              <w:pStyle w:val="TF-TEXTO-QUADRO"/>
              <w:rPr>
                <w:del w:id="298" w:author="Dalton Solano dos Reis" w:date="2025-12-11T11:55:00Z" w16du:dateUtc="2025-12-11T14:55:00Z"/>
                <w:szCs w:val="18"/>
                <w:lang w:val="en-US"/>
              </w:rPr>
              <w:pPrChange w:id="299" w:author="Dalton Solano dos Reis" w:date="2025-12-11T11:54:00Z" w16du:dateUtc="2025-12-11T14:54:00Z">
                <w:pPr>
                  <w:pStyle w:val="TF-CDIGO-FONTE"/>
                </w:pPr>
              </w:pPrChange>
            </w:pPr>
            <w:del w:id="300" w:author="Dalton Solano dos Reis" w:date="2025-12-11T11:56:00Z" w16du:dateUtc="2025-12-11T14:56:00Z">
              <w:r w:rsidRPr="000F7E82" w:rsidDel="0057222F">
                <w:rPr>
                  <w:sz w:val="18"/>
                  <w:szCs w:val="18"/>
                  <w:lang w:val="en-US"/>
                  <w:rPrChange w:id="301" w:author="Dalton Solano dos Reis" w:date="2025-12-11T12:00:00Z" w16du:dateUtc="2025-12-11T15:00:00Z">
                    <w:rPr/>
                  </w:rPrChange>
                </w:rPr>
                <w:delText xml:space="preserve">  </w:delText>
              </w:r>
            </w:del>
            <w:r w:rsidR="003C3139" w:rsidRPr="000F7E82">
              <w:rPr>
                <w:sz w:val="18"/>
                <w:szCs w:val="18"/>
                <w:lang w:val="en-US"/>
                <w:rPrChange w:id="302" w:author="Dalton Solano dos Reis" w:date="2025-12-11T12:00:00Z" w16du:dateUtc="2025-12-11T15:00:00Z">
                  <w:rPr/>
                </w:rPrChange>
              </w:rPr>
              <w:t>?beachDescription</w:t>
            </w:r>
            <w:ins w:id="303" w:author="Dalton Solano dos Reis" w:date="2025-12-11T11:56:00Z" w16du:dateUtc="2025-12-11T14:56:00Z">
              <w:r w:rsidR="0057222F" w:rsidRPr="0047355A">
                <w:rPr>
                  <w:sz w:val="18"/>
                  <w:szCs w:val="18"/>
                  <w:lang w:val="en-US"/>
                  <w:rPrChange w:id="304" w:author="Dalton Solano dos Reis" w:date="2025-12-11T12:00:00Z" w16du:dateUtc="2025-12-11T15:00:00Z">
                    <w:rPr/>
                  </w:rPrChange>
                </w:rPr>
                <w:t xml:space="preserve">     </w:t>
              </w:r>
            </w:ins>
          </w:p>
          <w:p w14:paraId="2BEB354A" w14:textId="7FE5C413" w:rsidR="00C32858" w:rsidRPr="0047355A" w:rsidDel="0057222F" w:rsidRDefault="00C32858">
            <w:pPr>
              <w:pStyle w:val="TF-TEXTO-QUADRO"/>
              <w:rPr>
                <w:del w:id="305" w:author="Dalton Solano dos Reis" w:date="2025-12-11T11:56:00Z" w16du:dateUtc="2025-12-11T14:56:00Z"/>
                <w:szCs w:val="18"/>
                <w:lang w:val="en-US"/>
              </w:rPr>
              <w:pPrChange w:id="306" w:author="Dalton Solano dos Reis" w:date="2025-12-11T11:54:00Z" w16du:dateUtc="2025-12-11T14:54:00Z">
                <w:pPr>
                  <w:pStyle w:val="TF-CDIGO-FONTE"/>
                </w:pPr>
              </w:pPrChange>
            </w:pPr>
            <w:del w:id="307" w:author="Dalton Solano dos Reis" w:date="2025-12-11T11:56:00Z" w16du:dateUtc="2025-12-11T14:56:00Z">
              <w:r w:rsidRPr="000F7E82" w:rsidDel="0057222F">
                <w:rPr>
                  <w:sz w:val="18"/>
                  <w:szCs w:val="18"/>
                  <w:lang w:val="en-US"/>
                  <w:rPrChange w:id="308" w:author="Dalton Solano dos Reis" w:date="2025-12-11T12:00:00Z" w16du:dateUtc="2025-12-11T15:00:00Z">
                    <w:rPr/>
                  </w:rPrChange>
                </w:rPr>
                <w:delText xml:space="preserve">  </w:delText>
              </w:r>
            </w:del>
            <w:r w:rsidR="003C3139" w:rsidRPr="000F7E82">
              <w:rPr>
                <w:sz w:val="18"/>
                <w:szCs w:val="18"/>
                <w:lang w:val="en-US"/>
                <w:rPrChange w:id="309" w:author="Dalton Solano dos Reis" w:date="2025-12-11T12:00:00Z" w16du:dateUtc="2025-12-11T15:00:00Z">
                  <w:rPr/>
                </w:rPrChange>
              </w:rPr>
              <w:t>?location</w:t>
            </w:r>
            <w:ins w:id="310" w:author="Dalton Solano dos Reis" w:date="2025-12-11T11:56:00Z" w16du:dateUtc="2025-12-11T14:56:00Z">
              <w:r w:rsidR="0057222F" w:rsidRPr="0047355A">
                <w:rPr>
                  <w:sz w:val="18"/>
                  <w:szCs w:val="18"/>
                  <w:lang w:val="en-US"/>
                  <w:rPrChange w:id="311" w:author="Dalton Solano dos Reis" w:date="2025-12-11T12:00:00Z" w16du:dateUtc="2025-12-11T15:00:00Z">
                    <w:rPr/>
                  </w:rPrChange>
                </w:rPr>
                <w:t xml:space="preserve">     </w:t>
              </w:r>
            </w:ins>
          </w:p>
          <w:p w14:paraId="1F1CF37C" w14:textId="0997C680" w:rsidR="00C32858" w:rsidRPr="0047355A" w:rsidDel="0057222F" w:rsidRDefault="00C32858">
            <w:pPr>
              <w:pStyle w:val="TF-TEXTO-QUADRO"/>
              <w:rPr>
                <w:del w:id="312" w:author="Dalton Solano dos Reis" w:date="2025-12-11T11:56:00Z" w16du:dateUtc="2025-12-11T14:56:00Z"/>
                <w:szCs w:val="18"/>
                <w:lang w:val="en-US"/>
              </w:rPr>
              <w:pPrChange w:id="313" w:author="Dalton Solano dos Reis" w:date="2025-12-11T11:54:00Z" w16du:dateUtc="2025-12-11T14:54:00Z">
                <w:pPr>
                  <w:pStyle w:val="TF-CDIGO-FONTE"/>
                </w:pPr>
              </w:pPrChange>
            </w:pPr>
            <w:del w:id="314" w:author="Dalton Solano dos Reis" w:date="2025-12-11T11:56:00Z" w16du:dateUtc="2025-12-11T14:56:00Z">
              <w:r w:rsidRPr="000F7E82" w:rsidDel="0057222F">
                <w:rPr>
                  <w:sz w:val="18"/>
                  <w:szCs w:val="18"/>
                  <w:lang w:val="en-US"/>
                  <w:rPrChange w:id="315" w:author="Dalton Solano dos Reis" w:date="2025-12-11T12:00:00Z" w16du:dateUtc="2025-12-11T15:00:00Z">
                    <w:rPr/>
                  </w:rPrChange>
                </w:rPr>
                <w:delText xml:space="preserve">  </w:delText>
              </w:r>
            </w:del>
            <w:r w:rsidR="003C3139" w:rsidRPr="000F7E82">
              <w:rPr>
                <w:sz w:val="18"/>
                <w:szCs w:val="18"/>
                <w:lang w:val="en-US"/>
                <w:rPrChange w:id="316" w:author="Dalton Solano dos Reis" w:date="2025-12-11T12:00:00Z" w16du:dateUtc="2025-12-11T15:00:00Z">
                  <w:rPr/>
                </w:rPrChange>
              </w:rPr>
              <w:t>?admin</w:t>
            </w:r>
            <w:ins w:id="317" w:author="Dalton Solano dos Reis" w:date="2025-12-11T11:56:00Z" w16du:dateUtc="2025-12-11T14:56:00Z">
              <w:r w:rsidR="0057222F" w:rsidRPr="000F7E82">
                <w:rPr>
                  <w:sz w:val="18"/>
                  <w:szCs w:val="18"/>
                  <w:lang w:val="en-US"/>
                  <w:rPrChange w:id="318" w:author="Dalton Solano dos Reis" w:date="2025-12-11T12:00:00Z" w16du:dateUtc="2025-12-11T15:00:00Z">
                    <w:rPr/>
                  </w:rPrChange>
                </w:rPr>
                <w:t xml:space="preserve">     </w:t>
              </w:r>
            </w:ins>
          </w:p>
          <w:p w14:paraId="2434D782" w14:textId="77777777" w:rsidR="00C32858" w:rsidRPr="0047355A" w:rsidRDefault="00C32858">
            <w:pPr>
              <w:pStyle w:val="TF-TEXTO-QUADRO"/>
              <w:rPr>
                <w:szCs w:val="18"/>
                <w:lang w:val="en-US"/>
              </w:rPr>
              <w:pPrChange w:id="319" w:author="Dalton Solano dos Reis" w:date="2025-12-11T11:54:00Z" w16du:dateUtc="2025-12-11T14:54:00Z">
                <w:pPr>
                  <w:pStyle w:val="TF-CDIGO-FONTE"/>
                </w:pPr>
              </w:pPrChange>
            </w:pPr>
            <w:del w:id="320" w:author="Dalton Solano dos Reis" w:date="2025-12-11T11:56:00Z" w16du:dateUtc="2025-12-11T14:56:00Z">
              <w:r w:rsidRPr="000F7E82" w:rsidDel="0057222F">
                <w:rPr>
                  <w:sz w:val="18"/>
                  <w:szCs w:val="18"/>
                  <w:lang w:val="en-US"/>
                  <w:rPrChange w:id="321" w:author="Dalton Solano dos Reis" w:date="2025-12-11T12:00:00Z" w16du:dateUtc="2025-12-11T15:00:00Z">
                    <w:rPr/>
                  </w:rPrChange>
                </w:rPr>
                <w:delText xml:space="preserve">  </w:delText>
              </w:r>
            </w:del>
            <w:r w:rsidR="003C3139" w:rsidRPr="0047355A">
              <w:rPr>
                <w:sz w:val="18"/>
                <w:szCs w:val="18"/>
                <w:lang w:val="en-US"/>
                <w:rPrChange w:id="322" w:author="Dalton Solano dos Reis" w:date="2025-12-11T12:00:00Z" w16du:dateUtc="2025-12-11T15:00:00Z">
                  <w:rPr/>
                </w:rPrChange>
              </w:rPr>
              <w:t>?adminLabel</w:t>
            </w:r>
          </w:p>
          <w:p w14:paraId="6A7A91A5" w14:textId="45EC0B55" w:rsidR="00C32858" w:rsidRPr="0047355A" w:rsidDel="0057222F" w:rsidRDefault="00C32858">
            <w:pPr>
              <w:pStyle w:val="TF-TEXTO-QUADRO"/>
              <w:rPr>
                <w:del w:id="323" w:author="Dalton Solano dos Reis" w:date="2025-12-11T11:56:00Z" w16du:dateUtc="2025-12-11T14:56:00Z"/>
                <w:szCs w:val="18"/>
                <w:lang w:val="en-US"/>
              </w:rPr>
              <w:pPrChange w:id="324" w:author="Dalton Solano dos Reis" w:date="2025-12-11T11:54:00Z" w16du:dateUtc="2025-12-11T14:54:00Z">
                <w:pPr>
                  <w:pStyle w:val="TF-CDIGO-FONTE"/>
                </w:pPr>
              </w:pPrChange>
            </w:pPr>
            <w:r w:rsidRPr="0047355A">
              <w:rPr>
                <w:sz w:val="18"/>
                <w:szCs w:val="18"/>
                <w:lang w:val="en-US"/>
                <w:rPrChange w:id="325" w:author="Dalton Solano dos Reis" w:date="2025-12-11T12:00:00Z" w16du:dateUtc="2025-12-11T15:00:00Z">
                  <w:rPr/>
                </w:rPrChange>
              </w:rPr>
              <w:t xml:space="preserve">  </w:t>
            </w:r>
            <w:r w:rsidR="003C3139" w:rsidRPr="000F7E82">
              <w:rPr>
                <w:sz w:val="18"/>
                <w:szCs w:val="18"/>
                <w:lang w:val="en-US"/>
                <w:rPrChange w:id="326" w:author="Dalton Solano dos Reis" w:date="2025-12-11T12:00:00Z" w16du:dateUtc="2025-12-11T15:00:00Z">
                  <w:rPr/>
                </w:rPrChange>
              </w:rPr>
              <w:t>?image</w:t>
            </w:r>
            <w:ins w:id="327" w:author="Dalton Solano dos Reis" w:date="2025-12-11T11:56:00Z" w16du:dateUtc="2025-12-11T14:56:00Z">
              <w:r w:rsidR="0057222F" w:rsidRPr="000F7E82">
                <w:rPr>
                  <w:sz w:val="18"/>
                  <w:szCs w:val="18"/>
                  <w:lang w:val="en-US"/>
                  <w:rPrChange w:id="328" w:author="Dalton Solano dos Reis" w:date="2025-12-11T12:00:00Z" w16du:dateUtc="2025-12-11T15:00:00Z">
                    <w:rPr/>
                  </w:rPrChange>
                </w:rPr>
                <w:t xml:space="preserve">     </w:t>
              </w:r>
            </w:ins>
          </w:p>
          <w:p w14:paraId="0172B365" w14:textId="360E195A" w:rsidR="00C32858" w:rsidRPr="0047355A" w:rsidDel="0057222F" w:rsidRDefault="00C32858">
            <w:pPr>
              <w:pStyle w:val="TF-TEXTO-QUADRO"/>
              <w:rPr>
                <w:del w:id="329" w:author="Dalton Solano dos Reis" w:date="2025-12-11T11:56:00Z" w16du:dateUtc="2025-12-11T14:56:00Z"/>
                <w:szCs w:val="18"/>
                <w:lang w:val="en-US"/>
              </w:rPr>
              <w:pPrChange w:id="330" w:author="Dalton Solano dos Reis" w:date="2025-12-11T11:54:00Z" w16du:dateUtc="2025-12-11T14:54:00Z">
                <w:pPr>
                  <w:pStyle w:val="TF-CDIGO-FONTE"/>
                </w:pPr>
              </w:pPrChange>
            </w:pPr>
            <w:del w:id="331" w:author="Dalton Solano dos Reis" w:date="2025-12-11T11:56:00Z" w16du:dateUtc="2025-12-11T14:56:00Z">
              <w:r w:rsidRPr="000F7E82" w:rsidDel="0057222F">
                <w:rPr>
                  <w:sz w:val="18"/>
                  <w:szCs w:val="18"/>
                  <w:lang w:val="en-US"/>
                  <w:rPrChange w:id="332" w:author="Dalton Solano dos Reis" w:date="2025-12-11T12:00:00Z" w16du:dateUtc="2025-12-11T15:00:00Z">
                    <w:rPr/>
                  </w:rPrChange>
                </w:rPr>
                <w:delText xml:space="preserve">  </w:delText>
              </w:r>
            </w:del>
            <w:r w:rsidR="003C3139" w:rsidRPr="000F7E82">
              <w:rPr>
                <w:sz w:val="18"/>
                <w:szCs w:val="18"/>
                <w:lang w:val="en-US"/>
                <w:rPrChange w:id="333" w:author="Dalton Solano dos Reis" w:date="2025-12-11T12:00:00Z" w16du:dateUtc="2025-12-11T15:00:00Z">
                  <w:rPr/>
                </w:rPrChange>
              </w:rPr>
              <w:t>?visitors</w:t>
            </w:r>
            <w:ins w:id="334" w:author="Dalton Solano dos Reis" w:date="2025-12-11T11:56:00Z" w16du:dateUtc="2025-12-11T14:56:00Z">
              <w:r w:rsidR="0057222F" w:rsidRPr="000F7E82">
                <w:rPr>
                  <w:sz w:val="18"/>
                  <w:szCs w:val="18"/>
                  <w:lang w:val="en-US"/>
                  <w:rPrChange w:id="335" w:author="Dalton Solano dos Reis" w:date="2025-12-11T12:00:00Z" w16du:dateUtc="2025-12-11T15:00:00Z">
                    <w:rPr/>
                  </w:rPrChange>
                </w:rPr>
                <w:t xml:space="preserve">     </w:t>
              </w:r>
            </w:ins>
          </w:p>
          <w:p w14:paraId="633E946A" w14:textId="5179BE20" w:rsidR="00C32858" w:rsidRPr="0047355A" w:rsidDel="0057222F" w:rsidRDefault="00C32858">
            <w:pPr>
              <w:pStyle w:val="TF-TEXTO-QUADRO"/>
              <w:rPr>
                <w:del w:id="336" w:author="Dalton Solano dos Reis" w:date="2025-12-11T11:56:00Z" w16du:dateUtc="2025-12-11T14:56:00Z"/>
                <w:szCs w:val="18"/>
                <w:lang w:val="en-US"/>
              </w:rPr>
              <w:pPrChange w:id="337" w:author="Dalton Solano dos Reis" w:date="2025-12-11T11:54:00Z" w16du:dateUtc="2025-12-11T14:54:00Z">
                <w:pPr>
                  <w:pStyle w:val="TF-CDIGO-FONTE"/>
                </w:pPr>
              </w:pPrChange>
            </w:pPr>
            <w:del w:id="338" w:author="Dalton Solano dos Reis" w:date="2025-12-11T11:56:00Z" w16du:dateUtc="2025-12-11T14:56:00Z">
              <w:r w:rsidRPr="000F7E82" w:rsidDel="0057222F">
                <w:rPr>
                  <w:sz w:val="18"/>
                  <w:szCs w:val="18"/>
                  <w:lang w:val="en-US"/>
                  <w:rPrChange w:id="339" w:author="Dalton Solano dos Reis" w:date="2025-12-11T12:00:00Z" w16du:dateUtc="2025-12-11T15:00:00Z">
                    <w:rPr/>
                  </w:rPrChange>
                </w:rPr>
                <w:delText xml:space="preserve">  </w:delText>
              </w:r>
            </w:del>
            <w:r w:rsidR="003C3139" w:rsidRPr="000F7E82">
              <w:rPr>
                <w:sz w:val="18"/>
                <w:szCs w:val="18"/>
                <w:lang w:val="en-US"/>
                <w:rPrChange w:id="340" w:author="Dalton Solano dos Reis" w:date="2025-12-11T12:00:00Z" w16du:dateUtc="2025-12-11T15:00:00Z">
                  <w:rPr/>
                </w:rPrChange>
              </w:rPr>
              <w:t>?heritage</w:t>
            </w:r>
            <w:ins w:id="341" w:author="Dalton Solano dos Reis" w:date="2025-12-11T11:56:00Z" w16du:dateUtc="2025-12-11T14:56:00Z">
              <w:r w:rsidR="0057222F" w:rsidRPr="000F7E82">
                <w:rPr>
                  <w:sz w:val="18"/>
                  <w:szCs w:val="18"/>
                  <w:lang w:val="en-US"/>
                  <w:rPrChange w:id="342" w:author="Dalton Solano dos Reis" w:date="2025-12-11T12:00:00Z" w16du:dateUtc="2025-12-11T15:00:00Z">
                    <w:rPr/>
                  </w:rPrChange>
                </w:rPr>
                <w:t xml:space="preserve">     </w:t>
              </w:r>
            </w:ins>
          </w:p>
          <w:p w14:paraId="7E8C9720" w14:textId="299BA151" w:rsidR="00C32858" w:rsidRPr="0047355A" w:rsidDel="0057222F" w:rsidRDefault="00C32858">
            <w:pPr>
              <w:pStyle w:val="TF-TEXTO-QUADRO"/>
              <w:rPr>
                <w:del w:id="343" w:author="Dalton Solano dos Reis" w:date="2025-12-11T11:57:00Z" w16du:dateUtc="2025-12-11T14:57:00Z"/>
                <w:szCs w:val="18"/>
                <w:lang w:val="en-US"/>
              </w:rPr>
              <w:pPrChange w:id="344" w:author="Dalton Solano dos Reis" w:date="2025-12-11T11:54:00Z" w16du:dateUtc="2025-12-11T14:54:00Z">
                <w:pPr>
                  <w:pStyle w:val="TF-CDIGO-FONTE"/>
                </w:pPr>
              </w:pPrChange>
            </w:pPr>
            <w:del w:id="345" w:author="Dalton Solano dos Reis" w:date="2025-12-11T11:56:00Z" w16du:dateUtc="2025-12-11T14:56:00Z">
              <w:r w:rsidRPr="000F7E82" w:rsidDel="0057222F">
                <w:rPr>
                  <w:sz w:val="18"/>
                  <w:szCs w:val="18"/>
                  <w:lang w:val="en-US"/>
                  <w:rPrChange w:id="346" w:author="Dalton Solano dos Reis" w:date="2025-12-11T12:00:00Z" w16du:dateUtc="2025-12-11T15:00:00Z">
                    <w:rPr/>
                  </w:rPrChange>
                </w:rPr>
                <w:delText xml:space="preserve">  </w:delText>
              </w:r>
            </w:del>
            <w:r w:rsidR="003C3139" w:rsidRPr="000F7E82">
              <w:rPr>
                <w:sz w:val="18"/>
                <w:szCs w:val="18"/>
                <w:lang w:val="en-US"/>
                <w:rPrChange w:id="347" w:author="Dalton Solano dos Reis" w:date="2025-12-11T12:00:00Z" w16du:dateUtc="2025-12-11T15:00:00Z">
                  <w:rPr/>
                </w:rPrChange>
              </w:rPr>
              <w:t>?heritageLabel</w:t>
            </w:r>
            <w:ins w:id="348" w:author="Dalton Solano dos Reis" w:date="2025-12-11T11:57:00Z" w16du:dateUtc="2025-12-11T14:57:00Z">
              <w:r w:rsidR="0057222F" w:rsidRPr="000F7E82">
                <w:rPr>
                  <w:sz w:val="18"/>
                  <w:szCs w:val="18"/>
                  <w:lang w:val="en-US"/>
                  <w:rPrChange w:id="349" w:author="Dalton Solano dos Reis" w:date="2025-12-11T12:00:00Z" w16du:dateUtc="2025-12-11T15:00:00Z">
                    <w:rPr/>
                  </w:rPrChange>
                </w:rPr>
                <w:t xml:space="preserve">     </w:t>
              </w:r>
            </w:ins>
          </w:p>
          <w:p w14:paraId="2A974D3D" w14:textId="05DB3EE5" w:rsidR="00C32858" w:rsidRPr="0047355A" w:rsidDel="0057222F" w:rsidRDefault="00C32858">
            <w:pPr>
              <w:pStyle w:val="TF-TEXTO-QUADRO"/>
              <w:rPr>
                <w:del w:id="350" w:author="Dalton Solano dos Reis" w:date="2025-12-11T11:57:00Z" w16du:dateUtc="2025-12-11T14:57:00Z"/>
                <w:szCs w:val="18"/>
                <w:lang w:val="en-US"/>
              </w:rPr>
              <w:pPrChange w:id="351" w:author="Dalton Solano dos Reis" w:date="2025-12-11T11:54:00Z" w16du:dateUtc="2025-12-11T14:54:00Z">
                <w:pPr>
                  <w:pStyle w:val="TF-CDIGO-FONTE"/>
                </w:pPr>
              </w:pPrChange>
            </w:pPr>
            <w:del w:id="352" w:author="Dalton Solano dos Reis" w:date="2025-12-11T11:57:00Z" w16du:dateUtc="2025-12-11T14:57:00Z">
              <w:r w:rsidRPr="000F7E82" w:rsidDel="0057222F">
                <w:rPr>
                  <w:sz w:val="18"/>
                  <w:szCs w:val="18"/>
                  <w:lang w:val="en-US"/>
                  <w:rPrChange w:id="353" w:author="Dalton Solano dos Reis" w:date="2025-12-11T12:00:00Z" w16du:dateUtc="2025-12-11T15:00:00Z">
                    <w:rPr/>
                  </w:rPrChange>
                </w:rPr>
                <w:delText xml:space="preserve">  </w:delText>
              </w:r>
            </w:del>
            <w:r w:rsidR="003C3139" w:rsidRPr="000F7E82">
              <w:rPr>
                <w:sz w:val="18"/>
                <w:szCs w:val="18"/>
                <w:lang w:val="en-US"/>
                <w:rPrChange w:id="354" w:author="Dalton Solano dos Reis" w:date="2025-12-11T12:00:00Z" w16du:dateUtc="2025-12-11T15:00:00Z">
                  <w:rPr/>
                </w:rPrChange>
              </w:rPr>
              <w:t>?officialName</w:t>
            </w:r>
            <w:ins w:id="355" w:author="Dalton Solano dos Reis" w:date="2025-12-11T11:57:00Z" w16du:dateUtc="2025-12-11T14:57:00Z">
              <w:r w:rsidR="0057222F" w:rsidRPr="000F7E82">
                <w:rPr>
                  <w:sz w:val="18"/>
                  <w:szCs w:val="18"/>
                  <w:lang w:val="en-US"/>
                  <w:rPrChange w:id="356" w:author="Dalton Solano dos Reis" w:date="2025-12-11T12:00:00Z" w16du:dateUtc="2025-12-11T15:00:00Z">
                    <w:rPr/>
                  </w:rPrChange>
                </w:rPr>
                <w:t xml:space="preserve">     </w:t>
              </w:r>
            </w:ins>
          </w:p>
          <w:p w14:paraId="0F2FF478" w14:textId="5C527C08" w:rsidR="00C32858" w:rsidRPr="0047355A" w:rsidDel="0057222F" w:rsidRDefault="00C32858">
            <w:pPr>
              <w:pStyle w:val="TF-TEXTO-QUADRO"/>
              <w:rPr>
                <w:del w:id="357" w:author="Dalton Solano dos Reis" w:date="2025-12-11T11:57:00Z" w16du:dateUtc="2025-12-11T14:57:00Z"/>
                <w:szCs w:val="18"/>
                <w:lang w:val="en-US"/>
              </w:rPr>
              <w:pPrChange w:id="358" w:author="Dalton Solano dos Reis" w:date="2025-12-11T11:54:00Z" w16du:dateUtc="2025-12-11T14:54:00Z">
                <w:pPr>
                  <w:pStyle w:val="TF-CDIGO-FONTE"/>
                </w:pPr>
              </w:pPrChange>
            </w:pPr>
            <w:del w:id="359" w:author="Dalton Solano dos Reis" w:date="2025-12-11T11:57:00Z" w16du:dateUtc="2025-12-11T14:57:00Z">
              <w:r w:rsidRPr="000F7E82" w:rsidDel="0057222F">
                <w:rPr>
                  <w:sz w:val="18"/>
                  <w:szCs w:val="18"/>
                  <w:lang w:val="en-US"/>
                  <w:rPrChange w:id="360" w:author="Dalton Solano dos Reis" w:date="2025-12-11T12:00:00Z" w16du:dateUtc="2025-12-11T15:00:00Z">
                    <w:rPr/>
                  </w:rPrChange>
                </w:rPr>
                <w:delText xml:space="preserve">  </w:delText>
              </w:r>
            </w:del>
            <w:r w:rsidR="003C3139" w:rsidRPr="000F7E82">
              <w:rPr>
                <w:sz w:val="18"/>
                <w:szCs w:val="18"/>
                <w:lang w:val="en-US"/>
                <w:rPrChange w:id="361" w:author="Dalton Solano dos Reis" w:date="2025-12-11T12:00:00Z" w16du:dateUtc="2025-12-11T15:00:00Z">
                  <w:rPr/>
                </w:rPrChange>
              </w:rPr>
              <w:t>?lastEdit</w:t>
            </w:r>
            <w:ins w:id="362" w:author="Dalton Solano dos Reis" w:date="2025-12-11T11:57:00Z" w16du:dateUtc="2025-12-11T14:57:00Z">
              <w:r w:rsidR="0057222F" w:rsidRPr="000F7E82">
                <w:rPr>
                  <w:sz w:val="18"/>
                  <w:szCs w:val="18"/>
                  <w:lang w:val="en-US"/>
                  <w:rPrChange w:id="363" w:author="Dalton Solano dos Reis" w:date="2025-12-11T12:00:00Z" w16du:dateUtc="2025-12-11T15:00:00Z">
                    <w:rPr/>
                  </w:rPrChange>
                </w:rPr>
                <w:t xml:space="preserve">     </w:t>
              </w:r>
            </w:ins>
          </w:p>
          <w:p w14:paraId="0F5C55ED" w14:textId="751DC05E" w:rsidR="00C32858" w:rsidRPr="0047355A" w:rsidRDefault="00C32858">
            <w:pPr>
              <w:pStyle w:val="TF-TEXTO-QUADRO"/>
              <w:rPr>
                <w:szCs w:val="18"/>
                <w:lang w:val="en-US"/>
              </w:rPr>
              <w:pPrChange w:id="364" w:author="Dalton Solano dos Reis" w:date="2025-12-11T11:54:00Z" w16du:dateUtc="2025-12-11T14:54:00Z">
                <w:pPr>
                  <w:pStyle w:val="TF-CDIGO-FONTE"/>
                </w:pPr>
              </w:pPrChange>
            </w:pPr>
            <w:del w:id="365" w:author="Dalton Solano dos Reis" w:date="2025-12-11T11:57:00Z" w16du:dateUtc="2025-12-11T14:57:00Z">
              <w:r w:rsidRPr="000F7E82" w:rsidDel="0057222F">
                <w:rPr>
                  <w:sz w:val="18"/>
                  <w:szCs w:val="18"/>
                  <w:lang w:val="en-US"/>
                  <w:rPrChange w:id="366" w:author="Dalton Solano dos Reis" w:date="2025-12-11T12:00:00Z" w16du:dateUtc="2025-12-11T15:00:00Z">
                    <w:rPr/>
                  </w:rPrChange>
                </w:rPr>
                <w:delText xml:space="preserve">  </w:delText>
              </w:r>
            </w:del>
            <w:r w:rsidR="003C3139" w:rsidRPr="0047355A">
              <w:rPr>
                <w:sz w:val="18"/>
                <w:szCs w:val="18"/>
                <w:lang w:val="en-US"/>
                <w:rPrChange w:id="367" w:author="Dalton Solano dos Reis" w:date="2025-12-11T12:00:00Z" w16du:dateUtc="2025-12-11T15:00:00Z">
                  <w:rPr/>
                </w:rPrChange>
              </w:rPr>
              <w:t>?bodyOfWater</w:t>
            </w:r>
          </w:p>
          <w:p w14:paraId="1CC12202" w14:textId="7C9E2A5A" w:rsidR="003C3139" w:rsidRPr="0047355A" w:rsidRDefault="00C32858">
            <w:pPr>
              <w:pStyle w:val="TF-TEXTO-QUADRO"/>
              <w:rPr>
                <w:szCs w:val="18"/>
                <w:lang w:val="en-US"/>
              </w:rPr>
              <w:pPrChange w:id="368" w:author="Dalton Solano dos Reis" w:date="2025-12-11T11:54:00Z" w16du:dateUtc="2025-12-11T14:54:00Z">
                <w:pPr>
                  <w:pStyle w:val="TF-CDIGO-FONTE"/>
                </w:pPr>
              </w:pPrChange>
            </w:pPr>
            <w:r w:rsidRPr="0047355A">
              <w:rPr>
                <w:sz w:val="18"/>
                <w:szCs w:val="18"/>
                <w:lang w:val="en-US"/>
                <w:rPrChange w:id="369" w:author="Dalton Solano dos Reis" w:date="2025-12-11T12:00:00Z" w16du:dateUtc="2025-12-11T15:00:00Z">
                  <w:rPr/>
                </w:rPrChange>
              </w:rPr>
              <w:t xml:space="preserve">  </w:t>
            </w:r>
            <w:r w:rsidR="003C3139" w:rsidRPr="0047355A">
              <w:rPr>
                <w:sz w:val="18"/>
                <w:szCs w:val="18"/>
                <w:lang w:val="en-US"/>
                <w:rPrChange w:id="370" w:author="Dalton Solano dos Reis" w:date="2025-12-11T12:00:00Z" w16du:dateUtc="2025-12-11T15:00:00Z">
                  <w:rPr/>
                </w:rPrChange>
              </w:rPr>
              <w:t>?bodyOfWaterLabel WHERE {?beach wdt:P31 wd:Q40080;</w:t>
            </w:r>
            <w:r w:rsidRPr="0047355A">
              <w:rPr>
                <w:sz w:val="18"/>
                <w:szCs w:val="18"/>
                <w:lang w:val="en-US"/>
                <w:rPrChange w:id="371" w:author="Dalton Solano dos Reis" w:date="2025-12-11T12:00:00Z" w16du:dateUtc="2025-12-11T15:00:00Z">
                  <w:rPr/>
                </w:rPrChange>
              </w:rPr>
              <w:t xml:space="preserve"> </w:t>
            </w:r>
            <w:r w:rsidR="003C3139" w:rsidRPr="0047355A">
              <w:rPr>
                <w:sz w:val="18"/>
                <w:szCs w:val="18"/>
                <w:lang w:val="en-US"/>
                <w:rPrChange w:id="372" w:author="Dalton Solano dos Reis" w:date="2025-12-11T12:00:00Z" w16du:dateUtc="2025-12-11T15:00:00Z">
                  <w:rPr/>
                </w:rPrChange>
              </w:rPr>
              <w:t>wdt:P131* wd:Q155.</w:t>
            </w:r>
          </w:p>
          <w:p w14:paraId="38425722" w14:textId="77777777" w:rsidR="003C3139" w:rsidRPr="0047355A" w:rsidRDefault="003C3139">
            <w:pPr>
              <w:pStyle w:val="TF-TEXTO-QUADRO"/>
              <w:rPr>
                <w:szCs w:val="18"/>
                <w:lang w:val="en-US"/>
              </w:rPr>
              <w:pPrChange w:id="373" w:author="Dalton Solano dos Reis" w:date="2025-12-11T11:54:00Z" w16du:dateUtc="2025-12-11T14:54:00Z">
                <w:pPr>
                  <w:pStyle w:val="TF-CDIGO-FONTE"/>
                </w:pPr>
              </w:pPrChange>
            </w:pPr>
          </w:p>
          <w:p w14:paraId="641573DD" w14:textId="77777777" w:rsidR="003C3139" w:rsidRPr="0047355A" w:rsidRDefault="003C3139">
            <w:pPr>
              <w:pStyle w:val="TF-TEXTO-QUADRO"/>
              <w:rPr>
                <w:szCs w:val="18"/>
                <w:lang w:val="en-US"/>
              </w:rPr>
              <w:pPrChange w:id="374" w:author="Dalton Solano dos Reis" w:date="2025-12-11T11:54:00Z" w16du:dateUtc="2025-12-11T14:54:00Z">
                <w:pPr>
                  <w:pStyle w:val="TF-CDIGO-FONTE"/>
                </w:pPr>
              </w:pPrChange>
            </w:pPr>
            <w:r w:rsidRPr="0047355A">
              <w:rPr>
                <w:sz w:val="18"/>
                <w:szCs w:val="18"/>
                <w:lang w:val="en-US"/>
                <w:rPrChange w:id="375" w:author="Dalton Solano dos Reis" w:date="2025-12-11T12:00:00Z" w16du:dateUtc="2025-12-11T15:00:00Z">
                  <w:rPr/>
                </w:rPrChange>
              </w:rPr>
              <w:t xml:space="preserve">  OPTIONAL { ?beach wdt:P625 ?location. }</w:t>
            </w:r>
          </w:p>
          <w:p w14:paraId="260ACE30" w14:textId="77777777" w:rsidR="003C3139" w:rsidRPr="0047355A" w:rsidRDefault="003C3139">
            <w:pPr>
              <w:pStyle w:val="TF-TEXTO-QUADRO"/>
              <w:rPr>
                <w:szCs w:val="18"/>
                <w:lang w:val="en-US"/>
              </w:rPr>
              <w:pPrChange w:id="376" w:author="Dalton Solano dos Reis" w:date="2025-12-11T11:54:00Z" w16du:dateUtc="2025-12-11T14:54:00Z">
                <w:pPr>
                  <w:pStyle w:val="TF-CDIGO-FONTE"/>
                </w:pPr>
              </w:pPrChange>
            </w:pPr>
            <w:r w:rsidRPr="0047355A">
              <w:rPr>
                <w:sz w:val="18"/>
                <w:szCs w:val="18"/>
                <w:lang w:val="en-US"/>
                <w:rPrChange w:id="377" w:author="Dalton Solano dos Reis" w:date="2025-12-11T12:00:00Z" w16du:dateUtc="2025-12-11T15:00:00Z">
                  <w:rPr/>
                </w:rPrChange>
              </w:rPr>
              <w:t xml:space="preserve">  OPTIONAL { ?beach wdt:P131 ?admin. }</w:t>
            </w:r>
          </w:p>
          <w:p w14:paraId="0794C64E" w14:textId="77777777" w:rsidR="003C3139" w:rsidRPr="0047355A" w:rsidRDefault="003C3139">
            <w:pPr>
              <w:pStyle w:val="TF-TEXTO-QUADRO"/>
              <w:rPr>
                <w:szCs w:val="18"/>
                <w:lang w:val="en-US"/>
              </w:rPr>
              <w:pPrChange w:id="378" w:author="Dalton Solano dos Reis" w:date="2025-12-11T11:54:00Z" w16du:dateUtc="2025-12-11T14:54:00Z">
                <w:pPr>
                  <w:pStyle w:val="TF-CDIGO-FONTE"/>
                </w:pPr>
              </w:pPrChange>
            </w:pPr>
            <w:r w:rsidRPr="0047355A">
              <w:rPr>
                <w:sz w:val="18"/>
                <w:szCs w:val="18"/>
                <w:lang w:val="en-US"/>
                <w:rPrChange w:id="379" w:author="Dalton Solano dos Reis" w:date="2025-12-11T12:00:00Z" w16du:dateUtc="2025-12-11T15:00:00Z">
                  <w:rPr/>
                </w:rPrChange>
              </w:rPr>
              <w:t xml:space="preserve">  OPTIONAL { ?beach wdt:P18 ?image. }</w:t>
            </w:r>
          </w:p>
          <w:p w14:paraId="71886105" w14:textId="77777777" w:rsidR="003C3139" w:rsidRPr="0047355A" w:rsidRDefault="003C3139">
            <w:pPr>
              <w:pStyle w:val="TF-TEXTO-QUADRO"/>
              <w:rPr>
                <w:szCs w:val="18"/>
                <w:lang w:val="en-US"/>
              </w:rPr>
              <w:pPrChange w:id="380" w:author="Dalton Solano dos Reis" w:date="2025-12-11T11:54:00Z" w16du:dateUtc="2025-12-11T14:54:00Z">
                <w:pPr>
                  <w:pStyle w:val="TF-CDIGO-FONTE"/>
                </w:pPr>
              </w:pPrChange>
            </w:pPr>
            <w:r w:rsidRPr="0047355A">
              <w:rPr>
                <w:sz w:val="18"/>
                <w:szCs w:val="18"/>
                <w:lang w:val="en-US"/>
                <w:rPrChange w:id="381" w:author="Dalton Solano dos Reis" w:date="2025-12-11T12:00:00Z" w16du:dateUtc="2025-12-11T15:00:00Z">
                  <w:rPr/>
                </w:rPrChange>
              </w:rPr>
              <w:lastRenderedPageBreak/>
              <w:t xml:space="preserve">  OPTIONAL { ?beach wdt:P1174 ?visitors. }</w:t>
            </w:r>
          </w:p>
          <w:p w14:paraId="17FEEFFC" w14:textId="77777777" w:rsidR="003C3139" w:rsidRPr="0047355A" w:rsidRDefault="003C3139">
            <w:pPr>
              <w:pStyle w:val="TF-TEXTO-QUADRO"/>
              <w:rPr>
                <w:szCs w:val="18"/>
                <w:lang w:val="en-US"/>
              </w:rPr>
              <w:pPrChange w:id="382" w:author="Dalton Solano dos Reis" w:date="2025-12-11T11:54:00Z" w16du:dateUtc="2025-12-11T14:54:00Z">
                <w:pPr>
                  <w:pStyle w:val="TF-CDIGO-FONTE"/>
                </w:pPr>
              </w:pPrChange>
            </w:pPr>
            <w:r w:rsidRPr="0047355A">
              <w:rPr>
                <w:sz w:val="18"/>
                <w:szCs w:val="18"/>
                <w:lang w:val="en-US"/>
                <w:rPrChange w:id="383" w:author="Dalton Solano dos Reis" w:date="2025-12-11T12:00:00Z" w16du:dateUtc="2025-12-11T15:00:00Z">
                  <w:rPr/>
                </w:rPrChange>
              </w:rPr>
              <w:t xml:space="preserve">  OPTIONAL { ?beach wdt:P1435 ?heritage. }</w:t>
            </w:r>
          </w:p>
          <w:p w14:paraId="2A495111" w14:textId="77777777" w:rsidR="003C3139" w:rsidRPr="0047355A" w:rsidRDefault="003C3139">
            <w:pPr>
              <w:pStyle w:val="TF-TEXTO-QUADRO"/>
              <w:rPr>
                <w:szCs w:val="18"/>
                <w:lang w:val="en-US"/>
              </w:rPr>
              <w:pPrChange w:id="384" w:author="Dalton Solano dos Reis" w:date="2025-12-11T11:54:00Z" w16du:dateUtc="2025-12-11T14:54:00Z">
                <w:pPr>
                  <w:pStyle w:val="TF-CDIGO-FONTE"/>
                </w:pPr>
              </w:pPrChange>
            </w:pPr>
            <w:r w:rsidRPr="0047355A">
              <w:rPr>
                <w:sz w:val="18"/>
                <w:szCs w:val="18"/>
                <w:lang w:val="en-US"/>
                <w:rPrChange w:id="385" w:author="Dalton Solano dos Reis" w:date="2025-12-11T12:00:00Z" w16du:dateUtc="2025-12-11T15:00:00Z">
                  <w:rPr/>
                </w:rPrChange>
              </w:rPr>
              <w:t xml:space="preserve">  OPTIONAL { ?beach wdt:P1448 ?officialName. }</w:t>
            </w:r>
          </w:p>
          <w:p w14:paraId="59B7CDB2" w14:textId="77777777" w:rsidR="003C3139" w:rsidRPr="0047355A" w:rsidRDefault="003C3139">
            <w:pPr>
              <w:pStyle w:val="TF-TEXTO-QUADRO"/>
              <w:rPr>
                <w:szCs w:val="18"/>
                <w:lang w:val="en-US"/>
              </w:rPr>
              <w:pPrChange w:id="386" w:author="Dalton Solano dos Reis" w:date="2025-12-11T11:54:00Z" w16du:dateUtc="2025-12-11T14:54:00Z">
                <w:pPr>
                  <w:pStyle w:val="TF-CDIGO-FONTE"/>
                </w:pPr>
              </w:pPrChange>
            </w:pPr>
            <w:r w:rsidRPr="0047355A">
              <w:rPr>
                <w:sz w:val="18"/>
                <w:szCs w:val="18"/>
                <w:lang w:val="en-US"/>
                <w:rPrChange w:id="387" w:author="Dalton Solano dos Reis" w:date="2025-12-11T12:00:00Z" w16du:dateUtc="2025-12-11T15:00:00Z">
                  <w:rPr/>
                </w:rPrChange>
              </w:rPr>
              <w:t xml:space="preserve">  OPTIONAL { ?beach schema:dateModified ?lastEdit. }</w:t>
            </w:r>
          </w:p>
          <w:p w14:paraId="7B5AFB4E" w14:textId="77777777" w:rsidR="003C3139" w:rsidRPr="0047355A" w:rsidRDefault="003C3139">
            <w:pPr>
              <w:pStyle w:val="TF-TEXTO-QUADRO"/>
              <w:rPr>
                <w:szCs w:val="18"/>
                <w:lang w:val="en-US"/>
              </w:rPr>
              <w:pPrChange w:id="388" w:author="Dalton Solano dos Reis" w:date="2025-12-11T11:54:00Z" w16du:dateUtc="2025-12-11T14:54:00Z">
                <w:pPr>
                  <w:pStyle w:val="TF-CDIGO-FONTE"/>
                </w:pPr>
              </w:pPrChange>
            </w:pPr>
            <w:r w:rsidRPr="0047355A">
              <w:rPr>
                <w:sz w:val="18"/>
                <w:szCs w:val="18"/>
                <w:lang w:val="en-US"/>
                <w:rPrChange w:id="389" w:author="Dalton Solano dos Reis" w:date="2025-12-11T12:00:00Z" w16du:dateUtc="2025-12-11T15:00:00Z">
                  <w:rPr/>
                </w:rPrChange>
              </w:rPr>
              <w:t xml:space="preserve">  OPTIONAL { ?beach wdt:P206 ?bodyOfWater. }</w:t>
            </w:r>
          </w:p>
          <w:p w14:paraId="6C67D0C6" w14:textId="77777777" w:rsidR="003C3139" w:rsidRPr="0047355A" w:rsidRDefault="003C3139">
            <w:pPr>
              <w:pStyle w:val="TF-TEXTO-QUADRO"/>
              <w:rPr>
                <w:szCs w:val="18"/>
                <w:lang w:val="en-US"/>
              </w:rPr>
              <w:pPrChange w:id="390" w:author="Dalton Solano dos Reis" w:date="2025-12-11T11:54:00Z" w16du:dateUtc="2025-12-11T14:54:00Z">
                <w:pPr>
                  <w:pStyle w:val="TF-CDIGO-FONTE"/>
                </w:pPr>
              </w:pPrChange>
            </w:pPr>
          </w:p>
          <w:p w14:paraId="65C13C6E" w14:textId="108884BA" w:rsidR="003C3139" w:rsidRPr="0047355A" w:rsidRDefault="003C3139">
            <w:pPr>
              <w:pStyle w:val="TF-TEXTO-QUADRO"/>
              <w:rPr>
                <w:szCs w:val="18"/>
                <w:lang w:val="en-US"/>
              </w:rPr>
              <w:pPrChange w:id="391" w:author="Dalton Solano dos Reis" w:date="2025-12-11T11:54:00Z" w16du:dateUtc="2025-12-11T14:54:00Z">
                <w:pPr>
                  <w:pStyle w:val="TF-CDIGO-FONTE"/>
                </w:pPr>
              </w:pPrChange>
            </w:pPr>
            <w:r w:rsidRPr="0047355A">
              <w:rPr>
                <w:sz w:val="18"/>
                <w:szCs w:val="18"/>
                <w:lang w:val="en-US"/>
                <w:rPrChange w:id="392" w:author="Dalton Solano dos Reis" w:date="2025-12-11T12:00:00Z" w16du:dateUtc="2025-12-11T15:00:00Z">
                  <w:rPr/>
                </w:rPrChange>
              </w:rPr>
              <w:t xml:space="preserve">  SERVICE wikibase:label { bd:serviceParam wikibase:language</w:t>
            </w:r>
            <w:r w:rsidR="00A81DCD" w:rsidRPr="0047355A">
              <w:rPr>
                <w:sz w:val="18"/>
                <w:szCs w:val="18"/>
                <w:lang w:val="en-US"/>
                <w:rPrChange w:id="393" w:author="Dalton Solano dos Reis" w:date="2025-12-11T12:00:00Z" w16du:dateUtc="2025-12-11T15:00:00Z">
                  <w:rPr/>
                </w:rPrChange>
              </w:rPr>
              <w:t xml:space="preserve"> </w:t>
            </w:r>
            <w:r w:rsidRPr="0047355A">
              <w:rPr>
                <w:sz w:val="18"/>
                <w:szCs w:val="18"/>
                <w:lang w:val="en-US"/>
                <w:rPrChange w:id="394" w:author="Dalton Solano dos Reis" w:date="2025-12-11T12:00:00Z" w16du:dateUtc="2025-12-11T15:00:00Z">
                  <w:rPr/>
                </w:rPrChange>
              </w:rPr>
              <w:t>"[AUTO_LANGUAGE],pt,en". }</w:t>
            </w:r>
          </w:p>
          <w:p w14:paraId="41383595" w14:textId="77777777" w:rsidR="003C3139" w:rsidRPr="0047355A" w:rsidRDefault="003C3139">
            <w:pPr>
              <w:pStyle w:val="TF-TEXTO-QUADRO"/>
              <w:rPr>
                <w:szCs w:val="18"/>
                <w:lang w:val="en-US"/>
              </w:rPr>
              <w:pPrChange w:id="395" w:author="Dalton Solano dos Reis" w:date="2025-12-11T11:54:00Z" w16du:dateUtc="2025-12-11T14:54:00Z">
                <w:pPr>
                  <w:pStyle w:val="TF-CDIGO-FONTE"/>
                </w:pPr>
              </w:pPrChange>
            </w:pPr>
          </w:p>
          <w:p w14:paraId="246C6501" w14:textId="77777777" w:rsidR="003C3139" w:rsidRPr="0047355A" w:rsidRDefault="003C3139">
            <w:pPr>
              <w:pStyle w:val="TF-TEXTO-QUADRO"/>
              <w:rPr>
                <w:szCs w:val="18"/>
                <w:lang w:val="en-US"/>
              </w:rPr>
              <w:pPrChange w:id="396" w:author="Dalton Solano dos Reis" w:date="2025-12-11T11:54:00Z" w16du:dateUtc="2025-12-11T14:54:00Z">
                <w:pPr>
                  <w:pStyle w:val="TF-CDIGO-FONTE"/>
                </w:pPr>
              </w:pPrChange>
            </w:pPr>
            <w:r w:rsidRPr="0047355A">
              <w:rPr>
                <w:sz w:val="18"/>
                <w:szCs w:val="18"/>
                <w:lang w:val="en-US"/>
                <w:rPrChange w:id="397" w:author="Dalton Solano dos Reis" w:date="2025-12-11T12:00:00Z" w16du:dateUtc="2025-12-11T15:00:00Z">
                  <w:rPr/>
                </w:rPrChange>
              </w:rPr>
              <w:t xml:space="preserve">  OPTIONAL {</w:t>
            </w:r>
          </w:p>
          <w:p w14:paraId="6D6BA2F7" w14:textId="77777777" w:rsidR="003C3139" w:rsidRPr="0047355A" w:rsidRDefault="003C3139">
            <w:pPr>
              <w:pStyle w:val="TF-TEXTO-QUADRO"/>
              <w:rPr>
                <w:szCs w:val="18"/>
                <w:lang w:val="en-US"/>
              </w:rPr>
              <w:pPrChange w:id="398" w:author="Dalton Solano dos Reis" w:date="2025-12-11T11:54:00Z" w16du:dateUtc="2025-12-11T14:54:00Z">
                <w:pPr>
                  <w:pStyle w:val="TF-CDIGO-FONTE"/>
                </w:pPr>
              </w:pPrChange>
            </w:pPr>
            <w:r w:rsidRPr="0047355A">
              <w:rPr>
                <w:sz w:val="18"/>
                <w:szCs w:val="18"/>
                <w:lang w:val="en-US"/>
                <w:rPrChange w:id="399" w:author="Dalton Solano dos Reis" w:date="2025-12-11T12:00:00Z" w16du:dateUtc="2025-12-11T15:00:00Z">
                  <w:rPr/>
                </w:rPrChange>
              </w:rPr>
              <w:t xml:space="preserve">    ?beach schema:description ?beachDescription.</w:t>
            </w:r>
          </w:p>
          <w:p w14:paraId="5557C222" w14:textId="77777777" w:rsidR="003C3139" w:rsidRPr="0047355A" w:rsidRDefault="003C3139">
            <w:pPr>
              <w:pStyle w:val="TF-TEXTO-QUADRO"/>
              <w:rPr>
                <w:szCs w:val="18"/>
                <w:lang w:val="en-US"/>
              </w:rPr>
              <w:pPrChange w:id="400" w:author="Dalton Solano dos Reis" w:date="2025-12-11T11:54:00Z" w16du:dateUtc="2025-12-11T14:54:00Z">
                <w:pPr>
                  <w:pStyle w:val="TF-CDIGO-FONTE"/>
                </w:pPr>
              </w:pPrChange>
            </w:pPr>
            <w:r w:rsidRPr="0047355A">
              <w:rPr>
                <w:sz w:val="18"/>
                <w:szCs w:val="18"/>
                <w:lang w:val="en-US"/>
                <w:rPrChange w:id="401" w:author="Dalton Solano dos Reis" w:date="2025-12-11T12:00:00Z" w16du:dateUtc="2025-12-11T15:00:00Z">
                  <w:rPr/>
                </w:rPrChange>
              </w:rPr>
              <w:t xml:space="preserve">    FILTER(LANG(?beachDescription) = "pt" || LANG(?beachDescription) = "en")</w:t>
            </w:r>
          </w:p>
          <w:p w14:paraId="22BF7B7A" w14:textId="77777777" w:rsidR="003C3139" w:rsidRPr="0047355A" w:rsidRDefault="003C3139">
            <w:pPr>
              <w:pStyle w:val="TF-TEXTO-QUADRO"/>
              <w:rPr>
                <w:szCs w:val="18"/>
              </w:rPr>
              <w:pPrChange w:id="402" w:author="Dalton Solano dos Reis" w:date="2025-12-11T11:54:00Z" w16du:dateUtc="2025-12-11T14:54:00Z">
                <w:pPr>
                  <w:pStyle w:val="TF-CDIGO-FONTE"/>
                </w:pPr>
              </w:pPrChange>
            </w:pPr>
            <w:r w:rsidRPr="0047355A">
              <w:rPr>
                <w:sz w:val="18"/>
                <w:szCs w:val="18"/>
                <w:lang w:val="en-US"/>
                <w:rPrChange w:id="403" w:author="Dalton Solano dos Reis" w:date="2025-12-11T12:00:00Z" w16du:dateUtc="2025-12-11T15:00:00Z">
                  <w:rPr/>
                </w:rPrChange>
              </w:rPr>
              <w:t xml:space="preserve">  </w:t>
            </w:r>
            <w:r w:rsidRPr="000F7E82">
              <w:rPr>
                <w:sz w:val="18"/>
                <w:szCs w:val="18"/>
                <w:rPrChange w:id="404" w:author="Dalton Solano dos Reis" w:date="2025-12-11T12:00:00Z" w16du:dateUtc="2025-12-11T15:00:00Z">
                  <w:rPr/>
                </w:rPrChange>
              </w:rPr>
              <w:t>}</w:t>
            </w:r>
          </w:p>
          <w:p w14:paraId="37DB4B01" w14:textId="26F0CB18" w:rsidR="00255E4B" w:rsidRPr="0047355A" w:rsidRDefault="003C3139">
            <w:pPr>
              <w:pStyle w:val="TF-TEXTO-QUADRO"/>
              <w:rPr>
                <w:szCs w:val="18"/>
              </w:rPr>
              <w:pPrChange w:id="405" w:author="Dalton Solano dos Reis" w:date="2025-12-11T11:54:00Z" w16du:dateUtc="2025-12-11T14:54:00Z">
                <w:pPr>
                  <w:pStyle w:val="TF-CDIGO-FONTE"/>
                </w:pPr>
              </w:pPrChange>
            </w:pPr>
            <w:r w:rsidRPr="000F7E82">
              <w:rPr>
                <w:sz w:val="18"/>
                <w:szCs w:val="18"/>
                <w:rPrChange w:id="406" w:author="Dalton Solano dos Reis" w:date="2025-12-11T12:00:00Z" w16du:dateUtc="2025-12-11T15:00:00Z">
                  <w:rPr/>
                </w:rPrChange>
              </w:rPr>
              <w:t>}</w:t>
            </w:r>
          </w:p>
        </w:tc>
      </w:tr>
    </w:tbl>
    <w:p w14:paraId="6FB24C9D" w14:textId="2894602C" w:rsidR="00820C79" w:rsidRDefault="00A36F68" w:rsidP="00820C79">
      <w:pPr>
        <w:pStyle w:val="TF-FONTE"/>
      </w:pPr>
      <w:r>
        <w:lastRenderedPageBreak/>
        <w:t>Fonte: elaborado pelo autor (2025).</w:t>
      </w:r>
    </w:p>
    <w:p w14:paraId="22A7361B" w14:textId="7DBB6C58" w:rsidR="00CA0569" w:rsidDel="000F7E82" w:rsidRDefault="00CA0569" w:rsidP="00CA0569">
      <w:pPr>
        <w:pStyle w:val="TF-TEXTO"/>
        <w:ind w:firstLine="709"/>
        <w:rPr>
          <w:del w:id="407" w:author="Dalton Solano dos Reis" w:date="2025-12-11T12:01:00Z" w16du:dateUtc="2025-12-11T15:01:00Z"/>
        </w:rPr>
      </w:pPr>
      <w:r w:rsidRPr="00CA0569">
        <w:t xml:space="preserve">Após a extração, foi realizado um processo de normalização dos dados a fim de eliminar registros duplicados, ocasionados por pequenas variações em campos como imagem ou descrição. Para garantir a integridade das informações, utilizou-se o campo </w:t>
      </w:r>
      <w:del w:id="408" w:author="Dalton Solano dos Reis" w:date="2025-12-11T12:00:00Z" w16du:dateUtc="2025-12-11T15:00:00Z">
        <w:r w:rsidRPr="000F7E82" w:rsidDel="000F7E82">
          <w:rPr>
            <w:rStyle w:val="TF-COURIER9"/>
            <w:rPrChange w:id="409" w:author="Dalton Solano dos Reis" w:date="2025-12-11T12:01:00Z" w16du:dateUtc="2025-12-11T15:01:00Z">
              <w:rPr/>
            </w:rPrChange>
          </w:rPr>
          <w:delText>“</w:delText>
        </w:r>
      </w:del>
      <w:r w:rsidRPr="000F7E82">
        <w:rPr>
          <w:rStyle w:val="TF-COURIER9"/>
          <w:rPrChange w:id="410" w:author="Dalton Solano dos Reis" w:date="2025-12-11T12:01:00Z" w16du:dateUtc="2025-12-11T15:01:00Z">
            <w:rPr/>
          </w:rPrChange>
        </w:rPr>
        <w:t>beach</w:t>
      </w:r>
      <w:del w:id="411" w:author="Dalton Solano dos Reis" w:date="2025-12-11T12:00:00Z" w16du:dateUtc="2025-12-11T15:00:00Z">
        <w:r w:rsidRPr="00CA0569" w:rsidDel="000F7E82">
          <w:delText>”</w:delText>
        </w:r>
      </w:del>
      <w:r w:rsidRPr="00CA0569">
        <w:t>, que representa o identificador único de cada praia no WikiData, assegurando que apenas uma instância válida de cada praia fosse mantida.</w:t>
      </w:r>
      <w:ins w:id="412" w:author="Dalton Solano dos Reis" w:date="2025-12-11T12:01:00Z" w16du:dateUtc="2025-12-11T15:01:00Z">
        <w:r w:rsidR="000F7E82">
          <w:t xml:space="preserve"> </w:t>
        </w:r>
      </w:ins>
    </w:p>
    <w:p w14:paraId="7EBE680A" w14:textId="4A3772E2" w:rsidR="00785D91" w:rsidRPr="008B2A80" w:rsidRDefault="00CA0569" w:rsidP="000F7E82">
      <w:pPr>
        <w:pStyle w:val="TF-TEXTO"/>
        <w:ind w:firstLine="709"/>
      </w:pPr>
      <w:r w:rsidRPr="00CA0569">
        <w:t>Em seguida, um arquivo em JavaScript</w:t>
      </w:r>
      <w:r>
        <w:t xml:space="preserve"> </w:t>
      </w:r>
      <w:r w:rsidRPr="00CA0569">
        <w:t xml:space="preserve">apresentado </w:t>
      </w:r>
      <w:r w:rsidR="000A21CF">
        <w:t xml:space="preserve">no </w:t>
      </w:r>
      <w:r w:rsidR="00EF1B5A">
        <w:fldChar w:fldCharType="begin"/>
      </w:r>
      <w:r w:rsidR="00EF1B5A">
        <w:instrText xml:space="preserve"> REF ApendiceB \h </w:instrText>
      </w:r>
      <w:r w:rsidR="00EF1B5A">
        <w:fldChar w:fldCharType="separate"/>
      </w:r>
      <w:r w:rsidR="00050750">
        <w:t>APÊNDICE B</w:t>
      </w:r>
      <w:r w:rsidR="00EF1B5A">
        <w:fldChar w:fldCharType="end"/>
      </w:r>
      <w:r>
        <w:t>,</w:t>
      </w:r>
      <w:r w:rsidRPr="00CA0569">
        <w:t xml:space="preserve"> foi responsável por importar os dados processados para o Firestore Database, armazenando apenas as praias que possuíam nome (</w:t>
      </w:r>
      <w:r w:rsidRPr="000F7E82">
        <w:rPr>
          <w:rStyle w:val="TF-COURIER9"/>
          <w:rPrChange w:id="413" w:author="Dalton Solano dos Reis" w:date="2025-12-11T12:01:00Z" w16du:dateUtc="2025-12-11T15:01:00Z">
            <w:rPr/>
          </w:rPrChange>
        </w:rPr>
        <w:t>beachLabel</w:t>
      </w:r>
      <w:r w:rsidRPr="00CA0569">
        <w:t>), imagem (</w:t>
      </w:r>
      <w:r w:rsidRPr="000F7E82">
        <w:rPr>
          <w:rStyle w:val="TF-COURIER9"/>
          <w:rPrChange w:id="414" w:author="Dalton Solano dos Reis" w:date="2025-12-11T12:01:00Z" w16du:dateUtc="2025-12-11T15:01:00Z">
            <w:rPr/>
          </w:rPrChange>
        </w:rPr>
        <w:t>image</w:t>
      </w:r>
      <w:r w:rsidRPr="00CA0569">
        <w:t>), estado (</w:t>
      </w:r>
      <w:r w:rsidRPr="000F7E82">
        <w:rPr>
          <w:rStyle w:val="TF-COURIER9"/>
          <w:rPrChange w:id="415" w:author="Dalton Solano dos Reis" w:date="2025-12-11T12:01:00Z" w16du:dateUtc="2025-12-11T15:01:00Z">
            <w:rPr/>
          </w:rPrChange>
        </w:rPr>
        <w:t>adminLabel</w:t>
      </w:r>
      <w:r w:rsidRPr="00CA0569">
        <w:t>) e localização (</w:t>
      </w:r>
      <w:r w:rsidRPr="000F7E82">
        <w:rPr>
          <w:rStyle w:val="TF-COURIER9"/>
          <w:rPrChange w:id="416" w:author="Dalton Solano dos Reis" w:date="2025-12-11T12:02:00Z" w16du:dateUtc="2025-12-11T15:02:00Z">
            <w:rPr/>
          </w:rPrChange>
        </w:rPr>
        <w:t>location</w:t>
      </w:r>
      <w:r w:rsidRPr="00CA0569">
        <w:t>). Essa filtragem garantiu maior consistência e qualidade ao banco de dados inicial do aplicativo, servindo como base sólida para o desenvolvimento das demais funcionalidades da aplicação.</w:t>
      </w:r>
    </w:p>
    <w:p w14:paraId="65A38D37" w14:textId="50CBA677" w:rsidR="002B2BED" w:rsidRDefault="009E754D" w:rsidP="002B2BED">
      <w:pPr>
        <w:pStyle w:val="Ttulo3"/>
      </w:pPr>
      <w:r>
        <w:t xml:space="preserve">Operacionalidade </w:t>
      </w:r>
      <w:r w:rsidR="008C4D3E">
        <w:t>–</w:t>
      </w:r>
      <w:r w:rsidR="007E0713">
        <w:t xml:space="preserve"> </w:t>
      </w:r>
      <w:r w:rsidR="008C4D3E">
        <w:t>Fluxo de avaliação</w:t>
      </w:r>
      <w:r w:rsidR="00666EF7">
        <w:t xml:space="preserve"> de praia</w:t>
      </w:r>
    </w:p>
    <w:p w14:paraId="36885F66" w14:textId="2B1006D2" w:rsidR="008C4D3E" w:rsidDel="000F7E82" w:rsidRDefault="00080A80" w:rsidP="008C4D3E">
      <w:pPr>
        <w:pStyle w:val="TF-TEXTO"/>
        <w:rPr>
          <w:del w:id="417" w:author="Dalton Solano dos Reis" w:date="2025-12-11T12:02:00Z" w16du:dateUtc="2025-12-11T15:02:00Z"/>
        </w:rPr>
      </w:pPr>
      <w:del w:id="418" w:author="Dalton Solano dos Reis" w:date="2025-12-11T12:02:00Z" w16du:dateUtc="2025-12-11T15:02:00Z">
        <w:r w:rsidDel="000F7E82">
          <w:delText xml:space="preserve">Essa subseção </w:delText>
        </w:r>
        <w:r w:rsidR="00437123" w:rsidDel="000F7E82">
          <w:delText xml:space="preserve">apresenta </w:delText>
        </w:r>
        <w:r w:rsidR="00FC5904" w:rsidDel="000F7E82">
          <w:delText xml:space="preserve">passo a passo um </w:delText>
        </w:r>
        <w:r w:rsidR="0036645D" w:rsidDel="000F7E82">
          <w:delText xml:space="preserve">dos </w:delText>
        </w:r>
        <w:r w:rsidR="002A3995" w:rsidDel="000F7E82">
          <w:delText xml:space="preserve">processos mais importantes no aplicativo que é </w:delText>
        </w:r>
        <w:r w:rsidR="00FC5904" w:rsidDel="000F7E82">
          <w:delText>a avaliação de uma praia.</w:delText>
        </w:r>
      </w:del>
    </w:p>
    <w:p w14:paraId="4503924D" w14:textId="10CAA423" w:rsidR="00FC5904" w:rsidRPr="008C4D3E" w:rsidRDefault="00FC5904" w:rsidP="008C4D3E">
      <w:pPr>
        <w:pStyle w:val="TF-TEXTO"/>
      </w:pPr>
      <w:r>
        <w:t>Inicialmente</w:t>
      </w:r>
      <w:r w:rsidR="00243551">
        <w:t>, na tela de Login</w:t>
      </w:r>
      <w:ins w:id="419" w:author="Dalton Solano dos Reis" w:date="2025-12-11T12:02:00Z" w16du:dateUtc="2025-12-11T15:02:00Z">
        <w:r w:rsidR="000F7E82">
          <w:t xml:space="preserve"> (</w:t>
        </w:r>
        <w:r w:rsidR="000F7E82">
          <w:fldChar w:fldCharType="begin"/>
        </w:r>
        <w:r w:rsidR="000F7E82">
          <w:instrText xml:space="preserve"> REF Figura7 \h </w:instrText>
        </w:r>
      </w:ins>
      <w:ins w:id="420" w:author="Dalton Solano dos Reis" w:date="2025-12-11T12:02:00Z" w16du:dateUtc="2025-12-11T15:02:00Z">
        <w:r w:rsidR="000F7E82">
          <w:fldChar w:fldCharType="separate"/>
        </w:r>
        <w:r w:rsidR="000F7E82">
          <w:t>Figura 7</w:t>
        </w:r>
        <w:r w:rsidR="000F7E82">
          <w:fldChar w:fldCharType="end"/>
        </w:r>
        <w:r w:rsidR="000F7E82">
          <w:t>)</w:t>
        </w:r>
      </w:ins>
      <w:r w:rsidR="00243551">
        <w:t xml:space="preserve">, é necessário se autenticar </w:t>
      </w:r>
      <w:r w:rsidR="00D61DAB">
        <w:t xml:space="preserve">preenchendo os campos </w:t>
      </w:r>
      <w:r w:rsidR="00D61DAB" w:rsidRPr="00054A19">
        <w:rPr>
          <w:rStyle w:val="TF-COURIER9"/>
        </w:rPr>
        <w:t>Email</w:t>
      </w:r>
      <w:r w:rsidR="006A1A5E">
        <w:t xml:space="preserve"> </w:t>
      </w:r>
      <w:r w:rsidR="006A1A5E" w:rsidRPr="000F7E82">
        <w:rPr>
          <w:sz w:val="18"/>
          <w:szCs w:val="18"/>
          <w:rPrChange w:id="421" w:author="Dalton Solano dos Reis" w:date="2025-12-11T12:03:00Z" w16du:dateUtc="2025-12-11T15:03:00Z">
            <w:rPr/>
          </w:rPrChange>
        </w:rPr>
        <w:t>(A)</w:t>
      </w:r>
      <w:r w:rsidR="00D61DAB">
        <w:t xml:space="preserve"> e </w:t>
      </w:r>
      <w:r w:rsidR="00D61DAB" w:rsidRPr="00024A96">
        <w:rPr>
          <w:rStyle w:val="TF-COURIER9"/>
        </w:rPr>
        <w:t>Senha</w:t>
      </w:r>
      <w:r w:rsidR="00062538">
        <w:t xml:space="preserve"> </w:t>
      </w:r>
      <w:r w:rsidR="00062538" w:rsidRPr="000F7E82">
        <w:rPr>
          <w:sz w:val="18"/>
          <w:szCs w:val="18"/>
          <w:rPrChange w:id="422" w:author="Dalton Solano dos Reis" w:date="2025-12-11T12:03:00Z" w16du:dateUtc="2025-12-11T15:03:00Z">
            <w:rPr/>
          </w:rPrChange>
        </w:rPr>
        <w:t>(B)</w:t>
      </w:r>
      <w:r w:rsidR="00632298">
        <w:t xml:space="preserve"> e </w:t>
      </w:r>
      <w:r w:rsidR="00654094">
        <w:t>clica</w:t>
      </w:r>
      <w:ins w:id="423" w:author="Dalton Solano dos Reis" w:date="2025-12-11T12:03:00Z" w16du:dateUtc="2025-12-11T15:03:00Z">
        <w:r w:rsidR="000F7E82">
          <w:t>r</w:t>
        </w:r>
      </w:ins>
      <w:del w:id="424" w:author="Dalton Solano dos Reis" w:date="2025-12-11T12:03:00Z" w16du:dateUtc="2025-12-11T15:03:00Z">
        <w:r w:rsidR="00654094" w:rsidDel="000F7E82">
          <w:delText>ndo</w:delText>
        </w:r>
      </w:del>
      <w:r w:rsidR="00654094">
        <w:t xml:space="preserve"> no botão </w:t>
      </w:r>
      <w:r w:rsidR="00654094" w:rsidRPr="00024A96">
        <w:rPr>
          <w:rStyle w:val="TF-COURIER9"/>
        </w:rPr>
        <w:t>Login</w:t>
      </w:r>
      <w:r w:rsidR="00C64CF7">
        <w:t xml:space="preserve"> </w:t>
      </w:r>
      <w:r w:rsidR="00C64CF7" w:rsidRPr="000F7E82">
        <w:rPr>
          <w:sz w:val="18"/>
          <w:szCs w:val="18"/>
          <w:rPrChange w:id="425" w:author="Dalton Solano dos Reis" w:date="2025-12-11T12:03:00Z" w16du:dateUtc="2025-12-11T15:03:00Z">
            <w:rPr/>
          </w:rPrChange>
        </w:rPr>
        <w:t>(C)</w:t>
      </w:r>
      <w:ins w:id="426" w:author="Dalton Solano dos Reis" w:date="2025-12-11T12:02:00Z" w16du:dateUtc="2025-12-11T15:02:00Z">
        <w:r w:rsidR="000F7E82">
          <w:t>.</w:t>
        </w:r>
      </w:ins>
      <w:del w:id="427" w:author="Dalton Solano dos Reis" w:date="2025-12-11T12:02:00Z" w16du:dateUtc="2025-12-11T15:02:00Z">
        <w:r w:rsidR="00454530" w:rsidDel="000F7E82">
          <w:delText xml:space="preserve">, conforme </w:delText>
        </w:r>
        <w:r w:rsidR="002A4697" w:rsidDel="000F7E82">
          <w:delText xml:space="preserve">ilustra na </w:delText>
        </w:r>
        <w:r w:rsidR="00EF1B5A" w:rsidDel="000F7E82">
          <w:fldChar w:fldCharType="begin"/>
        </w:r>
        <w:r w:rsidR="00EF1B5A" w:rsidDel="000F7E82">
          <w:delInstrText xml:space="preserve"> REF Figura7 \h </w:delInstrText>
        </w:r>
        <w:r w:rsidR="00EF1B5A" w:rsidDel="000F7E82">
          <w:fldChar w:fldCharType="separate"/>
        </w:r>
        <w:r w:rsidR="00050750" w:rsidDel="000F7E82">
          <w:delText>Figura 7</w:delText>
        </w:r>
        <w:r w:rsidR="00EF1B5A" w:rsidDel="000F7E82">
          <w:fldChar w:fldCharType="end"/>
        </w:r>
        <w:r w:rsidR="006425ED" w:rsidDel="000F7E82">
          <w:delText>.</w:delText>
        </w:r>
      </w:del>
    </w:p>
    <w:p w14:paraId="31B94E89" w14:textId="7002603A" w:rsidR="008F5CFE" w:rsidRDefault="008F5CFE" w:rsidP="008F5CFE">
      <w:pPr>
        <w:pStyle w:val="TF-LEGENDA"/>
      </w:pPr>
      <w:bookmarkStart w:id="428" w:name="Figura7"/>
      <w:r>
        <w:t xml:space="preserve">Figura </w:t>
      </w:r>
      <w:r w:rsidR="00622AD3">
        <w:t>7</w:t>
      </w:r>
      <w:bookmarkEnd w:id="428"/>
      <w:r>
        <w:t xml:space="preserve"> – </w:t>
      </w:r>
      <w:r w:rsidR="00BB29D8">
        <w:t xml:space="preserve">Tela </w:t>
      </w:r>
      <w:r w:rsidR="00243551">
        <w:t xml:space="preserve">de </w:t>
      </w:r>
      <w:r w:rsidR="00243551" w:rsidRPr="000F7E82">
        <w:rPr>
          <w:rStyle w:val="TF-COURIER9"/>
          <w:rPrChange w:id="429" w:author="Dalton Solano dos Reis" w:date="2025-12-11T12:04:00Z" w16du:dateUtc="2025-12-11T15:04:00Z">
            <w:rPr>
              <w:i/>
              <w:iCs/>
            </w:rPr>
          </w:rPrChange>
        </w:rPr>
        <w:t>Login</w:t>
      </w:r>
    </w:p>
    <w:p w14:paraId="2D06BAD5" w14:textId="77777777" w:rsidR="008F5CFE" w:rsidRDefault="008F5CFE">
      <w:pPr>
        <w:pStyle w:val="TF-FIGURA"/>
        <w:pPrChange w:id="430" w:author="Dalton Solano dos Reis" w:date="2025-12-11T12:04:00Z" w16du:dateUtc="2025-12-11T15:04:00Z">
          <w:pPr>
            <w:jc w:val="center"/>
          </w:pPr>
        </w:pPrChange>
      </w:pPr>
      <w:r>
        <w:rPr>
          <w:noProof/>
        </w:rPr>
        <w:drawing>
          <wp:inline distT="0" distB="0" distL="0" distR="0" wp14:anchorId="34E0ABA8" wp14:editId="68E1ED9B">
            <wp:extent cx="1247087" cy="2644003"/>
            <wp:effectExtent l="12700" t="12700" r="10795" b="10795"/>
            <wp:docPr id="1776170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0115" name="Imagem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8244" cy="2710059"/>
                    </a:xfrm>
                    <a:prstGeom prst="rect">
                      <a:avLst/>
                    </a:prstGeom>
                    <a:ln w="12700" cap="sq">
                      <a:solidFill>
                        <a:srgbClr val="000000"/>
                      </a:solidFill>
                      <a:prstDash val="solid"/>
                      <a:miter lim="800000"/>
                    </a:ln>
                    <a:effectLst/>
                  </pic:spPr>
                </pic:pic>
              </a:graphicData>
            </a:graphic>
          </wp:inline>
        </w:drawing>
      </w:r>
    </w:p>
    <w:p w14:paraId="001F6D8D" w14:textId="0EFAEA65" w:rsidR="008F5CFE" w:rsidRDefault="008F5CFE" w:rsidP="00B77E30">
      <w:pPr>
        <w:pStyle w:val="TF-FONTE"/>
      </w:pPr>
      <w:r>
        <w:t>Fonte: elaborado pelo autor (2025).</w:t>
      </w:r>
    </w:p>
    <w:p w14:paraId="3F5A048F" w14:textId="23CC3F5F" w:rsidR="00F248A4" w:rsidRDefault="00455C79" w:rsidP="00F248A4">
      <w:pPr>
        <w:pStyle w:val="TF-TEXTO"/>
      </w:pPr>
      <w:r>
        <w:t xml:space="preserve">Após </w:t>
      </w:r>
      <w:r w:rsidR="001B31BB">
        <w:t xml:space="preserve">a </w:t>
      </w:r>
      <w:r>
        <w:t>autenticação</w:t>
      </w:r>
      <w:del w:id="431" w:author="Dalton Solano dos Reis" w:date="2025-12-11T12:05:00Z" w16du:dateUtc="2025-12-11T15:05:00Z">
        <w:r w:rsidR="001B31BB" w:rsidDel="000F7E82">
          <w:delText>,</w:delText>
        </w:r>
        <w:r w:rsidR="00254D7C" w:rsidDel="000F7E82">
          <w:delText xml:space="preserve"> conforme a </w:delText>
        </w:r>
      </w:del>
      <w:ins w:id="432" w:author="Dalton Solano dos Reis" w:date="2025-12-11T12:05:00Z" w16du:dateUtc="2025-12-11T15:05:00Z">
        <w:r w:rsidR="000F7E82">
          <w:t xml:space="preserve"> (</w:t>
        </w:r>
      </w:ins>
      <w:r w:rsidR="00EF1B5A">
        <w:fldChar w:fldCharType="begin"/>
      </w:r>
      <w:r w:rsidR="00EF1B5A">
        <w:instrText xml:space="preserve"> REF Figura8 \h </w:instrText>
      </w:r>
      <w:r w:rsidR="00EF1B5A">
        <w:fldChar w:fldCharType="separate"/>
      </w:r>
      <w:r w:rsidR="00050750">
        <w:t>Figura 8</w:t>
      </w:r>
      <w:r w:rsidR="00EF1B5A">
        <w:fldChar w:fldCharType="end"/>
      </w:r>
      <w:ins w:id="433" w:author="Dalton Solano dos Reis" w:date="2025-12-11T12:08:00Z" w16du:dateUtc="2025-12-11T15:08:00Z">
        <w:r w:rsidR="000F7E82">
          <w:t>a</w:t>
        </w:r>
      </w:ins>
      <w:ins w:id="434" w:author="Dalton Solano dos Reis" w:date="2025-12-11T12:05:00Z" w16du:dateUtc="2025-12-11T15:05:00Z">
        <w:r w:rsidR="000F7E82">
          <w:t>)</w:t>
        </w:r>
      </w:ins>
      <w:del w:id="435" w:author="Dalton Solano dos Reis" w:date="2025-12-11T12:05:00Z" w16du:dateUtc="2025-12-11T15:05:00Z">
        <w:r w:rsidR="00254D7C" w:rsidDel="000F7E82">
          <w:delText>,</w:delText>
        </w:r>
      </w:del>
      <w:r w:rsidR="00080404">
        <w:t xml:space="preserve"> </w:t>
      </w:r>
      <w:r>
        <w:t>o</w:t>
      </w:r>
      <w:del w:id="436" w:author="Dalton Solano dos Reis" w:date="2025-12-11T12:06:00Z" w16du:dateUtc="2025-12-11T15:06:00Z">
        <w:r w:rsidDel="000F7E82">
          <w:delText xml:space="preserve"> sistema irá </w:delText>
        </w:r>
        <w:r w:rsidR="005953AD" w:rsidDel="000F7E82">
          <w:delText xml:space="preserve">solicitar </w:delText>
        </w:r>
        <w:r w:rsidR="008C3844" w:rsidDel="000F7E82">
          <w:delText>a</w:delText>
        </w:r>
        <w:r w:rsidR="005953AD" w:rsidDel="000F7E82">
          <w:delText>o</w:delText>
        </w:r>
      </w:del>
      <w:r w:rsidR="005953AD">
        <w:t xml:space="preserve"> usuário </w:t>
      </w:r>
      <w:ins w:id="437" w:author="Dalton Solano dos Reis" w:date="2025-12-11T12:06:00Z" w16du:dateUtc="2025-12-11T15:06:00Z">
        <w:r w:rsidR="000F7E82">
          <w:t>é solicitado a permitir o</w:t>
        </w:r>
      </w:ins>
      <w:del w:id="438" w:author="Dalton Solano dos Reis" w:date="2025-12-11T12:06:00Z" w16du:dateUtc="2025-12-11T15:06:00Z">
        <w:r w:rsidR="008C3844" w:rsidDel="000F7E82">
          <w:delText xml:space="preserve">que ele </w:delText>
        </w:r>
        <w:r w:rsidR="005953AD" w:rsidDel="000F7E82">
          <w:delText xml:space="preserve">permita </w:delText>
        </w:r>
        <w:r w:rsidR="008C3844" w:rsidDel="000F7E82">
          <w:delText>o</w:delText>
        </w:r>
      </w:del>
      <w:r w:rsidR="008C3844">
        <w:t xml:space="preserve"> sistema utilizar sua localização atual e </w:t>
      </w:r>
      <w:r>
        <w:t>carregar a tela inicial</w:t>
      </w:r>
      <w:r w:rsidR="00DE6198">
        <w:t xml:space="preserve">, onde é possível </w:t>
      </w:r>
      <w:r w:rsidR="005953AD">
        <w:t>visualizar as praias</w:t>
      </w:r>
      <w:r w:rsidR="00611FBC">
        <w:t xml:space="preserve"> mais próximas</w:t>
      </w:r>
      <w:r w:rsidR="007B7D20">
        <w:t xml:space="preserve"> e a distância e características </w:t>
      </w:r>
      <w:ins w:id="439" w:author="Dalton Solano dos Reis" w:date="2025-12-11T12:07:00Z" w16du:dateUtc="2025-12-11T15:07:00Z">
        <w:r w:rsidR="000F7E82">
          <w:t xml:space="preserve">de cada uma </w:t>
        </w:r>
      </w:ins>
      <w:r w:rsidR="007B7D20">
        <w:t xml:space="preserve">(nota, </w:t>
      </w:r>
      <w:r w:rsidR="003767D2">
        <w:t xml:space="preserve">estado, município e categorias </w:t>
      </w:r>
      <w:r w:rsidR="004A6FCB">
        <w:t>selecionadas na avaliação de outros usuários</w:t>
      </w:r>
      <w:r w:rsidR="007B7D20">
        <w:t>)</w:t>
      </w:r>
      <w:del w:id="440" w:author="Dalton Solano dos Reis" w:date="2025-12-11T12:07:00Z" w16du:dateUtc="2025-12-11T15:07:00Z">
        <w:r w:rsidR="004A6FCB" w:rsidDel="000F7E82">
          <w:delText xml:space="preserve"> de cada uma</w:delText>
        </w:r>
      </w:del>
      <w:r w:rsidR="00793B13">
        <w:t>.</w:t>
      </w:r>
      <w:r w:rsidR="005F42EA">
        <w:t xml:space="preserve"> Para facilitar a experiência do usuário, existe um</w:t>
      </w:r>
      <w:r w:rsidR="00D32B8B">
        <w:t xml:space="preserve"> botão que habilita uma</w:t>
      </w:r>
      <w:r w:rsidR="005F42EA">
        <w:t xml:space="preserve"> </w:t>
      </w:r>
      <w:r w:rsidR="000574F7">
        <w:t xml:space="preserve">opção de </w:t>
      </w:r>
      <w:r w:rsidR="005F42EA">
        <w:t xml:space="preserve">busca </w:t>
      </w:r>
      <w:r w:rsidR="001A0992">
        <w:t>e</w:t>
      </w:r>
      <w:r w:rsidR="005F42EA">
        <w:t xml:space="preserve"> permite </w:t>
      </w:r>
      <w:r w:rsidR="000574F7">
        <w:t xml:space="preserve">o usuário </w:t>
      </w:r>
      <w:r w:rsidR="005F42EA">
        <w:t>filtrar as praias da tela inicial por</w:t>
      </w:r>
      <w:r w:rsidR="000574F7">
        <w:t xml:space="preserve"> </w:t>
      </w:r>
      <w:r w:rsidR="000574F7" w:rsidRPr="001A0992">
        <w:rPr>
          <w:rStyle w:val="TF-COURIER9"/>
        </w:rPr>
        <w:t>Nome</w:t>
      </w:r>
      <w:r w:rsidR="000574F7">
        <w:t xml:space="preserve"> </w:t>
      </w:r>
      <w:del w:id="441" w:author="Dalton Solano dos Reis" w:date="2025-12-11T12:08:00Z" w16du:dateUtc="2025-12-11T15:08:00Z">
        <w:r w:rsidR="000574F7" w:rsidDel="00F716A5">
          <w:delText>(</w:delText>
        </w:r>
      </w:del>
      <w:ins w:id="442" w:author="Dalton Solano dos Reis" w:date="2025-12-11T12:08:00Z" w16du:dateUtc="2025-12-11T15:08:00Z">
        <w:r w:rsidR="00F716A5">
          <w:t>(</w:t>
        </w:r>
        <w:r w:rsidR="00F716A5">
          <w:fldChar w:fldCharType="begin"/>
        </w:r>
        <w:r w:rsidR="00F716A5">
          <w:instrText xml:space="preserve"> REF Figura8 \h </w:instrText>
        </w:r>
      </w:ins>
      <w:ins w:id="443" w:author="Dalton Solano dos Reis" w:date="2025-12-11T12:08:00Z" w16du:dateUtc="2025-12-11T15:08:00Z">
        <w:r w:rsidR="00F716A5">
          <w:fldChar w:fldCharType="separate"/>
        </w:r>
        <w:r w:rsidR="00F716A5">
          <w:t>Figura 8</w:t>
        </w:r>
        <w:r w:rsidR="00F716A5">
          <w:fldChar w:fldCharType="end"/>
        </w:r>
      </w:ins>
      <w:ins w:id="444" w:author="Dalton Solano dos Reis" w:date="2025-12-11T12:09:00Z" w16du:dateUtc="2025-12-11T15:09:00Z">
        <w:r w:rsidR="00F716A5">
          <w:t>b</w:t>
        </w:r>
      </w:ins>
      <w:ins w:id="445" w:author="Dalton Solano dos Reis" w:date="2025-12-11T12:08:00Z" w16du:dateUtc="2025-12-11T15:08:00Z">
        <w:r w:rsidR="00F716A5">
          <w:t>)</w:t>
        </w:r>
      </w:ins>
      <w:del w:id="446" w:author="Dalton Solano dos Reis" w:date="2025-12-11T12:08:00Z" w16du:dateUtc="2025-12-11T15:08:00Z">
        <w:r w:rsidR="000574F7" w:rsidDel="00F716A5">
          <w:delText>B)</w:delText>
        </w:r>
      </w:del>
      <w:r w:rsidR="000574F7">
        <w:t xml:space="preserve">, </w:t>
      </w:r>
      <w:r w:rsidR="000574F7" w:rsidRPr="001A0992">
        <w:rPr>
          <w:rStyle w:val="TF-COURIER9"/>
        </w:rPr>
        <w:t>Nota</w:t>
      </w:r>
      <w:r w:rsidR="00964440" w:rsidRPr="001A0992">
        <w:rPr>
          <w:rStyle w:val="TF-COURIER9"/>
        </w:rPr>
        <w:t xml:space="preserve"> mínima</w:t>
      </w:r>
      <w:r w:rsidR="00964440">
        <w:t xml:space="preserve">, </w:t>
      </w:r>
      <w:r w:rsidR="00964440" w:rsidRPr="001A0992">
        <w:rPr>
          <w:rStyle w:val="TF-COURIER9"/>
        </w:rPr>
        <w:t>Distância máxima</w:t>
      </w:r>
      <w:r w:rsidR="00964440">
        <w:t xml:space="preserve"> e </w:t>
      </w:r>
      <w:r w:rsidR="000A314F" w:rsidRPr="001A0992">
        <w:rPr>
          <w:rStyle w:val="TF-COURIER9"/>
        </w:rPr>
        <w:t>categorias</w:t>
      </w:r>
      <w:r w:rsidR="000A314F">
        <w:t xml:space="preserve"> selecionadas na avaliação de outros usuários.</w:t>
      </w:r>
      <w:r w:rsidR="000B658C">
        <w:t xml:space="preserve"> Após inserir os filtros conforme necessário, basta clicar no botão </w:t>
      </w:r>
      <w:r w:rsidR="000B658C" w:rsidRPr="00A11CF7">
        <w:rPr>
          <w:rStyle w:val="TF-COURIER9"/>
        </w:rPr>
        <w:t>Aplicar filtros</w:t>
      </w:r>
      <w:r w:rsidR="000B658C">
        <w:t xml:space="preserve"> (</w:t>
      </w:r>
      <w:ins w:id="447" w:author="Dalton Solano dos Reis" w:date="2025-12-11T12:08:00Z" w16du:dateUtc="2025-12-11T15:08:00Z">
        <w:r w:rsidR="00F716A5">
          <w:fldChar w:fldCharType="begin"/>
        </w:r>
        <w:r w:rsidR="00F716A5">
          <w:instrText xml:space="preserve"> REF Figura8 \h </w:instrText>
        </w:r>
      </w:ins>
      <w:ins w:id="448" w:author="Dalton Solano dos Reis" w:date="2025-12-11T12:08:00Z" w16du:dateUtc="2025-12-11T15:08:00Z">
        <w:r w:rsidR="00F716A5">
          <w:fldChar w:fldCharType="separate"/>
        </w:r>
        <w:r w:rsidR="00F716A5">
          <w:t>Figura 8</w:t>
        </w:r>
        <w:r w:rsidR="00F716A5">
          <w:fldChar w:fldCharType="end"/>
        </w:r>
      </w:ins>
      <w:ins w:id="449" w:author="Dalton Solano dos Reis" w:date="2025-12-11T12:09:00Z" w16du:dateUtc="2025-12-11T15:09:00Z">
        <w:r w:rsidR="00F716A5">
          <w:t>c</w:t>
        </w:r>
      </w:ins>
      <w:del w:id="450" w:author="Dalton Solano dos Reis" w:date="2025-12-11T12:08:00Z" w16du:dateUtc="2025-12-11T15:08:00Z">
        <w:r w:rsidR="000B658C" w:rsidDel="00F716A5">
          <w:delText>C</w:delText>
        </w:r>
      </w:del>
      <w:r w:rsidR="000B658C">
        <w:t>).</w:t>
      </w:r>
      <w:r w:rsidR="006D0492">
        <w:t xml:space="preserve"> </w:t>
      </w:r>
      <w:r w:rsidR="00BF5238">
        <w:t xml:space="preserve">Com as praias filtradas agora basta escolher qual praia deseja avaliar e clicar sobre o seu respectivo </w:t>
      </w:r>
      <w:r w:rsidR="00BF5238" w:rsidRPr="00383AE2">
        <w:rPr>
          <w:i/>
          <w:iCs/>
        </w:rPr>
        <w:t>card</w:t>
      </w:r>
      <w:r w:rsidR="00BF5238">
        <w:t>.</w:t>
      </w:r>
    </w:p>
    <w:p w14:paraId="678C23A6" w14:textId="18F4F74B" w:rsidR="00E17B82" w:rsidRDefault="00E17B82" w:rsidP="00E17B82">
      <w:pPr>
        <w:pStyle w:val="TF-LEGENDA"/>
      </w:pPr>
      <w:bookmarkStart w:id="451" w:name="Figura8"/>
      <w:r>
        <w:lastRenderedPageBreak/>
        <w:t xml:space="preserve">Figura </w:t>
      </w:r>
      <w:r w:rsidR="005C6333">
        <w:t>8</w:t>
      </w:r>
      <w:bookmarkEnd w:id="451"/>
      <w:r>
        <w:t xml:space="preserve"> – Tela</w:t>
      </w:r>
      <w:r w:rsidR="00B90ABB">
        <w:t>s</w:t>
      </w:r>
      <w:r>
        <w:t xml:space="preserve"> </w:t>
      </w:r>
      <w:r w:rsidR="00B90ABB">
        <w:t>i</w:t>
      </w:r>
      <w:r w:rsidR="00171ED4">
        <w:t>nicia</w:t>
      </w:r>
      <w:r w:rsidR="00981A6A">
        <w:t>is</w:t>
      </w:r>
      <w:r w:rsidR="003E30BA">
        <w:t xml:space="preserve"> para consulta de praias</w:t>
      </w:r>
    </w:p>
    <w:p w14:paraId="06408873" w14:textId="77777777" w:rsidR="00E17B82" w:rsidRDefault="00E17B82" w:rsidP="00B277E9">
      <w:pPr>
        <w:jc w:val="center"/>
      </w:pPr>
      <w:r>
        <w:rPr>
          <w:noProof/>
        </w:rPr>
        <w:drawing>
          <wp:inline distT="0" distB="0" distL="0" distR="0" wp14:anchorId="6D1B57EB" wp14:editId="291F1B58">
            <wp:extent cx="5380990" cy="2790825"/>
            <wp:effectExtent l="57150" t="57150" r="86360" b="104775"/>
            <wp:docPr id="15769236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3678" name="Imagem 1"/>
                    <pic:cNvPicPr/>
                  </pic:nvPicPr>
                  <pic:blipFill>
                    <a:blip r:embed="rId22">
                      <a:extLst>
                        <a:ext uri="{28A0092B-C50C-407E-A947-70E740481C1C}">
                          <a14:useLocalDpi xmlns:a14="http://schemas.microsoft.com/office/drawing/2010/main" val="0"/>
                        </a:ext>
                      </a:extLst>
                    </a:blip>
                    <a:stretch>
                      <a:fillRect/>
                    </a:stretch>
                  </pic:blipFill>
                  <pic:spPr>
                    <a:xfrm>
                      <a:off x="0" y="0"/>
                      <a:ext cx="5394955" cy="2798068"/>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F5C59" w14:textId="329B764B" w:rsidR="00891532" w:rsidRDefault="00E17B82" w:rsidP="005F42EA">
      <w:pPr>
        <w:pStyle w:val="TF-FONTE"/>
      </w:pPr>
      <w:r>
        <w:t>Fonte: elaborado pelo autor (2025).</w:t>
      </w:r>
    </w:p>
    <w:p w14:paraId="72E07C74" w14:textId="6E2516E4" w:rsidR="00B7615E" w:rsidRDefault="00B7615E" w:rsidP="00B7615E">
      <w:pPr>
        <w:pStyle w:val="TF-TEXTO"/>
      </w:pPr>
      <w:r>
        <w:t xml:space="preserve">Ao selecionar a praia a ser avaliada, o sistema exibe informações complementares, como dados climáticos, distância, e um carrossel com as avaliações de outros usuários (incluindo imagens, comentários e notas). Nessa mesma interface, estão disponíveis duas funcionalidades adicionais: </w:t>
      </w:r>
      <w:r w:rsidRPr="009D6629">
        <w:rPr>
          <w:rStyle w:val="TF-COURIER9"/>
        </w:rPr>
        <w:t>favoritar</w:t>
      </w:r>
      <w:r>
        <w:t xml:space="preserve"> a praia (ícone de estrela na barra superior) e traçar uma rota entre a localização do usuário e a da praia (botão </w:t>
      </w:r>
      <w:r w:rsidRPr="00A15DA0">
        <w:rPr>
          <w:rStyle w:val="TF-COURIER9"/>
        </w:rPr>
        <w:t>Ver rota</w:t>
      </w:r>
      <w:r>
        <w:t>).</w:t>
      </w:r>
    </w:p>
    <w:p w14:paraId="12A47032" w14:textId="4FB404D5" w:rsidR="00B7615E" w:rsidRDefault="00B7615E" w:rsidP="00B7615E">
      <w:pPr>
        <w:pStyle w:val="TF-TEXTO"/>
      </w:pPr>
      <w:r>
        <w:t xml:space="preserve">Para realizar uma nova avaliação, o usuário deve selecionar o botão </w:t>
      </w:r>
      <w:r w:rsidRPr="009D6629">
        <w:rPr>
          <w:rStyle w:val="TF-COURIER9"/>
        </w:rPr>
        <w:t>Avaliar</w:t>
      </w:r>
      <w:r>
        <w:t xml:space="preserve"> (</w:t>
      </w:r>
      <w:ins w:id="452" w:author="Dalton Solano dos Reis" w:date="2025-12-11T12:09:00Z" w16du:dateUtc="2025-12-11T15:09:00Z">
        <w:r w:rsidR="00F716A5">
          <w:fldChar w:fldCharType="begin"/>
        </w:r>
        <w:r w:rsidR="00F716A5">
          <w:instrText xml:space="preserve"> REF Figura9 \h </w:instrText>
        </w:r>
      </w:ins>
      <w:ins w:id="453" w:author="Dalton Solano dos Reis" w:date="2025-12-11T12:09:00Z" w16du:dateUtc="2025-12-11T15:09:00Z">
        <w:r w:rsidR="00F716A5">
          <w:fldChar w:fldCharType="separate"/>
        </w:r>
        <w:r w:rsidR="00F716A5">
          <w:t>Figura 9</w:t>
        </w:r>
        <w:r w:rsidR="00F716A5">
          <w:fldChar w:fldCharType="end"/>
        </w:r>
        <w:r w:rsidR="00F716A5">
          <w:t>a</w:t>
        </w:r>
      </w:ins>
      <w:del w:id="454" w:author="Dalton Solano dos Reis" w:date="2025-12-11T12:09:00Z" w16du:dateUtc="2025-12-11T15:09:00Z">
        <w:r w:rsidDel="00F716A5">
          <w:delText>A</w:delText>
        </w:r>
      </w:del>
      <w:r>
        <w:t xml:space="preserve">) e preencher os campos obrigatórios: </w:t>
      </w:r>
      <w:r w:rsidRPr="009D6629">
        <w:rPr>
          <w:rStyle w:val="TF-COURIER9"/>
        </w:rPr>
        <w:t>nota</w:t>
      </w:r>
      <w:r>
        <w:t xml:space="preserve"> (</w:t>
      </w:r>
      <w:ins w:id="455" w:author="Dalton Solano dos Reis" w:date="2025-12-11T12:09:00Z" w16du:dateUtc="2025-12-11T15:09:00Z">
        <w:r w:rsidR="00F716A5">
          <w:fldChar w:fldCharType="begin"/>
        </w:r>
        <w:r w:rsidR="00F716A5">
          <w:instrText xml:space="preserve"> REF Figura9 \h </w:instrText>
        </w:r>
      </w:ins>
      <w:ins w:id="456" w:author="Dalton Solano dos Reis" w:date="2025-12-11T12:09:00Z" w16du:dateUtc="2025-12-11T15:09:00Z">
        <w:r w:rsidR="00F716A5">
          <w:fldChar w:fldCharType="separate"/>
        </w:r>
        <w:r w:rsidR="00F716A5">
          <w:t>Figura 9</w:t>
        </w:r>
        <w:r w:rsidR="00F716A5">
          <w:fldChar w:fldCharType="end"/>
        </w:r>
        <w:r w:rsidR="00F716A5">
          <w:t>b</w:t>
        </w:r>
      </w:ins>
      <w:del w:id="457" w:author="Dalton Solano dos Reis" w:date="2025-12-11T12:09:00Z" w16du:dateUtc="2025-12-11T15:09:00Z">
        <w:r w:rsidDel="00F716A5">
          <w:delText>B</w:delText>
        </w:r>
      </w:del>
      <w:r>
        <w:t xml:space="preserve">), </w:t>
      </w:r>
      <w:r w:rsidRPr="009D6629">
        <w:rPr>
          <w:rStyle w:val="TF-COURIER9"/>
        </w:rPr>
        <w:t>comentário</w:t>
      </w:r>
      <w:r>
        <w:t xml:space="preserve"> (</w:t>
      </w:r>
      <w:ins w:id="458" w:author="Dalton Solano dos Reis" w:date="2025-12-11T12:09:00Z" w16du:dateUtc="2025-12-11T15:09:00Z">
        <w:r w:rsidR="00F716A5">
          <w:fldChar w:fldCharType="begin"/>
        </w:r>
        <w:r w:rsidR="00F716A5">
          <w:instrText xml:space="preserve"> REF Figura9 \h </w:instrText>
        </w:r>
      </w:ins>
      <w:ins w:id="459" w:author="Dalton Solano dos Reis" w:date="2025-12-11T12:09:00Z" w16du:dateUtc="2025-12-11T15:09:00Z">
        <w:r w:rsidR="00F716A5">
          <w:fldChar w:fldCharType="separate"/>
        </w:r>
        <w:r w:rsidR="00F716A5">
          <w:t>Figura 9</w:t>
        </w:r>
        <w:r w:rsidR="00F716A5">
          <w:fldChar w:fldCharType="end"/>
        </w:r>
      </w:ins>
      <w:ins w:id="460" w:author="Dalton Solano dos Reis" w:date="2025-12-11T12:10:00Z" w16du:dateUtc="2025-12-11T15:10:00Z">
        <w:r w:rsidR="00F716A5">
          <w:t>c</w:t>
        </w:r>
      </w:ins>
      <w:del w:id="461" w:author="Dalton Solano dos Reis" w:date="2025-12-11T12:09:00Z" w16du:dateUtc="2025-12-11T15:09:00Z">
        <w:r w:rsidDel="00F716A5">
          <w:delText>C</w:delText>
        </w:r>
      </w:del>
      <w:r>
        <w:t xml:space="preserve">), </w:t>
      </w:r>
      <w:r w:rsidRPr="009D6629">
        <w:rPr>
          <w:rStyle w:val="TF-COURIER9"/>
        </w:rPr>
        <w:t>categorias</w:t>
      </w:r>
      <w:r>
        <w:t xml:space="preserve"> (</w:t>
      </w:r>
      <w:ins w:id="462" w:author="Dalton Solano dos Reis" w:date="2025-12-11T14:06:00Z" w16du:dateUtc="2025-12-11T17:06:00Z">
        <w:r w:rsidR="0074321B">
          <w:fldChar w:fldCharType="begin"/>
        </w:r>
        <w:r w:rsidR="0074321B">
          <w:instrText xml:space="preserve"> REF Figura9 \h </w:instrText>
        </w:r>
      </w:ins>
      <w:ins w:id="463" w:author="Dalton Solano dos Reis" w:date="2025-12-11T14:06:00Z" w16du:dateUtc="2025-12-11T17:06:00Z">
        <w:r w:rsidR="0074321B">
          <w:fldChar w:fldCharType="separate"/>
        </w:r>
        <w:r w:rsidR="0074321B">
          <w:t>Figura 9</w:t>
        </w:r>
        <w:r w:rsidR="0074321B">
          <w:fldChar w:fldCharType="end"/>
        </w:r>
        <w:r w:rsidR="0074321B">
          <w:t>d</w:t>
        </w:r>
      </w:ins>
      <w:del w:id="464" w:author="Dalton Solano dos Reis" w:date="2025-12-11T14:06:00Z" w16du:dateUtc="2025-12-11T17:06:00Z">
        <w:r w:rsidDel="0074321B">
          <w:delText>D</w:delText>
        </w:r>
      </w:del>
      <w:r>
        <w:t xml:space="preserve">) e </w:t>
      </w:r>
      <w:r w:rsidRPr="009D6629">
        <w:rPr>
          <w:rStyle w:val="TF-COURIER9"/>
        </w:rPr>
        <w:t>imagem</w:t>
      </w:r>
      <w:r>
        <w:t xml:space="preserve"> (</w:t>
      </w:r>
      <w:del w:id="465" w:author="Dalton Solano dos Reis" w:date="2025-12-11T14:06:00Z" w16du:dateUtc="2025-12-11T17:06:00Z">
        <w:r w:rsidDel="0074321B">
          <w:delText>E</w:delText>
        </w:r>
      </w:del>
      <w:ins w:id="466" w:author="Dalton Solano dos Reis" w:date="2025-12-11T14:06:00Z" w16du:dateUtc="2025-12-11T17:06:00Z">
        <w:r w:rsidR="0074321B">
          <w:fldChar w:fldCharType="begin"/>
        </w:r>
        <w:r w:rsidR="0074321B">
          <w:instrText xml:space="preserve"> REF Figura9 \h </w:instrText>
        </w:r>
      </w:ins>
      <w:ins w:id="467" w:author="Dalton Solano dos Reis" w:date="2025-12-11T14:06:00Z" w16du:dateUtc="2025-12-11T17:06:00Z">
        <w:r w:rsidR="0074321B">
          <w:fldChar w:fldCharType="separate"/>
        </w:r>
        <w:r w:rsidR="0074321B">
          <w:t>Figura 9</w:t>
        </w:r>
        <w:r w:rsidR="0074321B">
          <w:fldChar w:fldCharType="end"/>
        </w:r>
        <w:r w:rsidR="0074321B">
          <w:t>e</w:t>
        </w:r>
      </w:ins>
      <w:r>
        <w:t xml:space="preserve">). Após o preenchimento, a avaliação pode ser enviada por meio do botão </w:t>
      </w:r>
      <w:r w:rsidRPr="009D6629">
        <w:rPr>
          <w:rStyle w:val="TF-COURIER9"/>
        </w:rPr>
        <w:t>Enviar avaliação</w:t>
      </w:r>
      <w:r>
        <w:t xml:space="preserve"> (</w:t>
      </w:r>
      <w:del w:id="468" w:author="Dalton Solano dos Reis" w:date="2025-12-11T14:07:00Z" w16du:dateUtc="2025-12-11T17:07:00Z">
        <w:r w:rsidDel="0074321B">
          <w:delText>F</w:delText>
        </w:r>
      </w:del>
      <w:ins w:id="469" w:author="Dalton Solano dos Reis" w:date="2025-12-11T14:07:00Z" w16du:dateUtc="2025-12-11T17:07:00Z">
        <w:r w:rsidR="0074321B">
          <w:fldChar w:fldCharType="begin"/>
        </w:r>
        <w:r w:rsidR="0074321B">
          <w:instrText xml:space="preserve"> REF Figura9 \h </w:instrText>
        </w:r>
      </w:ins>
      <w:ins w:id="470" w:author="Dalton Solano dos Reis" w:date="2025-12-11T14:07:00Z" w16du:dateUtc="2025-12-11T17:07:00Z">
        <w:r w:rsidR="0074321B">
          <w:fldChar w:fldCharType="separate"/>
        </w:r>
        <w:r w:rsidR="0074321B">
          <w:t>Figura 9</w:t>
        </w:r>
        <w:r w:rsidR="0074321B">
          <w:fldChar w:fldCharType="end"/>
        </w:r>
        <w:r w:rsidR="0074321B">
          <w:t>f</w:t>
        </w:r>
      </w:ins>
      <w:r>
        <w:t>). Se o envio for bem-sucedido, a nova avaliação passa a ser exibida no carrossel anteriormente mencionado.</w:t>
      </w:r>
      <w:del w:id="471" w:author="Dalton Solano dos Reis" w:date="2025-12-11T12:09:00Z" w16du:dateUtc="2025-12-11T15:09:00Z">
        <w:r w:rsidDel="00F716A5">
          <w:delText xml:space="preserve"> O fluxo de informações entre as telas é ilustrado na </w:delText>
        </w:r>
        <w:r w:rsidR="00EF1B5A" w:rsidDel="00F716A5">
          <w:fldChar w:fldCharType="begin"/>
        </w:r>
        <w:r w:rsidR="00EF1B5A" w:rsidDel="00F716A5">
          <w:delInstrText xml:space="preserve"> REF Figura9 \h </w:delInstrText>
        </w:r>
        <w:r w:rsidR="00EF1B5A" w:rsidDel="00F716A5">
          <w:fldChar w:fldCharType="separate"/>
        </w:r>
        <w:r w:rsidR="00050750" w:rsidDel="00F716A5">
          <w:delText>Figura 9</w:delText>
        </w:r>
        <w:r w:rsidR="00EF1B5A" w:rsidDel="00F716A5">
          <w:fldChar w:fldCharType="end"/>
        </w:r>
        <w:r w:rsidDel="00F716A5">
          <w:delText>.</w:delText>
        </w:r>
      </w:del>
    </w:p>
    <w:p w14:paraId="2A5430DD" w14:textId="36EB8DE3" w:rsidR="00B90ABB" w:rsidRDefault="00B90ABB" w:rsidP="00B90ABB">
      <w:pPr>
        <w:pStyle w:val="TF-LEGENDA"/>
      </w:pPr>
      <w:bookmarkStart w:id="472" w:name="Figura9"/>
      <w:r>
        <w:t xml:space="preserve">Figura </w:t>
      </w:r>
      <w:r w:rsidR="005C6333">
        <w:t>9</w:t>
      </w:r>
      <w:bookmarkEnd w:id="472"/>
      <w:r>
        <w:t xml:space="preserve"> – Tela</w:t>
      </w:r>
      <w:r w:rsidR="00981A6A">
        <w:t>s</w:t>
      </w:r>
      <w:r>
        <w:t xml:space="preserve"> </w:t>
      </w:r>
      <w:r w:rsidR="00981A6A">
        <w:t>para avaliação de praia</w:t>
      </w:r>
    </w:p>
    <w:p w14:paraId="7AE34A73" w14:textId="77777777" w:rsidR="00B90ABB" w:rsidRDefault="00B90ABB" w:rsidP="00B90ABB">
      <w:pPr>
        <w:jc w:val="center"/>
      </w:pPr>
      <w:r>
        <w:rPr>
          <w:noProof/>
        </w:rPr>
        <w:drawing>
          <wp:inline distT="0" distB="0" distL="0" distR="0" wp14:anchorId="71352172" wp14:editId="052F9C5F">
            <wp:extent cx="5382000" cy="2790000"/>
            <wp:effectExtent l="57150" t="57150" r="85725" b="86995"/>
            <wp:docPr id="77565280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5652805" name="Imagem 1"/>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382000" cy="279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1035E9" w14:textId="224789B8" w:rsidR="0082748C" w:rsidRPr="00B33465" w:rsidRDefault="00B90ABB" w:rsidP="00C41419">
      <w:pPr>
        <w:pStyle w:val="TF-FONTE"/>
      </w:pPr>
      <w:r>
        <w:t>Fonte: elaborado pelo autor (2025).</w:t>
      </w:r>
    </w:p>
    <w:p w14:paraId="53243C1C" w14:textId="77777777" w:rsidR="00F255FC" w:rsidRDefault="00F255FC" w:rsidP="00C211BE">
      <w:pPr>
        <w:pStyle w:val="Ttulo1"/>
      </w:pPr>
      <w:bookmarkStart w:id="473" w:name="_Toc511928438"/>
      <w:bookmarkStart w:id="474" w:name="_Toc54164920"/>
      <w:bookmarkStart w:id="475" w:name="_Toc54165674"/>
      <w:bookmarkStart w:id="476" w:name="_Toc54169332"/>
      <w:bookmarkStart w:id="477" w:name="_Toc96347438"/>
      <w:bookmarkStart w:id="478" w:name="_Toc96357722"/>
      <w:bookmarkStart w:id="479" w:name="_Toc96491865"/>
      <w:r>
        <w:t>RESULTADOS</w:t>
      </w:r>
      <w:bookmarkEnd w:id="473"/>
      <w:r>
        <w:t xml:space="preserve"> </w:t>
      </w:r>
      <w:bookmarkEnd w:id="474"/>
      <w:bookmarkEnd w:id="475"/>
      <w:bookmarkEnd w:id="476"/>
      <w:bookmarkEnd w:id="477"/>
      <w:bookmarkEnd w:id="478"/>
      <w:bookmarkEnd w:id="479"/>
    </w:p>
    <w:p w14:paraId="1835DEBB" w14:textId="7D5C63C3" w:rsidR="00517C7B" w:rsidDel="0074321B" w:rsidRDefault="00517C7B" w:rsidP="001B2F1E">
      <w:pPr>
        <w:pStyle w:val="TF-TEXTO"/>
        <w:rPr>
          <w:del w:id="480" w:author="Dalton Solano dos Reis" w:date="2025-12-11T14:10:00Z" w16du:dateUtc="2025-12-11T17:10:00Z"/>
        </w:rPr>
      </w:pPr>
      <w:del w:id="481" w:author="Dalton Solano dos Reis" w:date="2025-12-11T14:10:00Z" w16du:dateUtc="2025-12-11T17:10:00Z">
        <w:r w:rsidRPr="007B39BD" w:rsidDel="0074321B">
          <w:delText xml:space="preserve">Essa seção </w:delText>
        </w:r>
        <w:r w:rsidR="00335E38" w:rsidRPr="007B39BD" w:rsidDel="0074321B">
          <w:delText xml:space="preserve">apresenta e discute </w:delText>
        </w:r>
        <w:r w:rsidR="00F61283" w:rsidRPr="007B39BD" w:rsidDel="0074321B">
          <w:delText xml:space="preserve">os resultados </w:delText>
        </w:r>
        <w:r w:rsidR="003705C3" w:rsidRPr="007B39BD" w:rsidDel="0074321B">
          <w:delText xml:space="preserve">obtidos </w:delText>
        </w:r>
        <w:r w:rsidR="00F61283" w:rsidRPr="007B39BD" w:rsidDel="0074321B">
          <w:delText>do projeto</w:delText>
        </w:r>
        <w:r w:rsidR="003705C3" w:rsidRPr="007B39BD" w:rsidDel="0074321B">
          <w:delText xml:space="preserve"> proposto</w:delText>
        </w:r>
        <w:r w:rsidR="00F61283" w:rsidRPr="007B39BD" w:rsidDel="0074321B">
          <w:delText>.</w:delText>
        </w:r>
        <w:r w:rsidR="006134CA" w:rsidRPr="007B39BD" w:rsidDel="0074321B">
          <w:delText xml:space="preserve"> </w:delText>
        </w:r>
        <w:r w:rsidR="003705C3" w:rsidRPr="007B39BD" w:rsidDel="0074321B">
          <w:delText xml:space="preserve">A subseção 4.1 </w:delText>
        </w:r>
        <w:r w:rsidR="00E93FAE" w:rsidRPr="007B39BD" w:rsidDel="0074321B">
          <w:delText>discorre</w:delText>
        </w:r>
        <w:r w:rsidR="003705C3" w:rsidRPr="007B39BD" w:rsidDel="0074321B">
          <w:delText xml:space="preserve"> sobre </w:delText>
        </w:r>
        <w:r w:rsidR="006134CA" w:rsidRPr="007B39BD" w:rsidDel="0074321B">
          <w:delText>o processo de criação do questionário</w:delText>
        </w:r>
        <w:r w:rsidR="007B39BD" w:rsidRPr="007B39BD" w:rsidDel="0074321B">
          <w:delText xml:space="preserve">, </w:delText>
        </w:r>
        <w:r w:rsidR="00416CAA" w:rsidRPr="007B39BD" w:rsidDel="0074321B">
          <w:delText xml:space="preserve">a subseção 4.2 </w:delText>
        </w:r>
        <w:r w:rsidR="007B39BD" w:rsidRPr="007B39BD" w:rsidDel="0074321B">
          <w:delText>explora a relação entre as perguntas do questionário e as Heurísticas de Nielsen e a subseção 4.3 analisa os resultados obtidos sobre as perguntas do questionário</w:delText>
        </w:r>
        <w:r w:rsidR="00A74E41" w:rsidRPr="007B39BD" w:rsidDel="0074321B">
          <w:delText>.</w:delText>
        </w:r>
      </w:del>
    </w:p>
    <w:p w14:paraId="69A71D90" w14:textId="227762C2" w:rsidR="0027141C" w:rsidDel="0074321B" w:rsidRDefault="00315998" w:rsidP="001B2F1E">
      <w:pPr>
        <w:pStyle w:val="TF-TEXTO"/>
        <w:rPr>
          <w:del w:id="482" w:author="Dalton Solano dos Reis" w:date="2025-12-11T14:11:00Z" w16du:dateUtc="2025-12-11T17:11:00Z"/>
        </w:rPr>
      </w:pPr>
      <w:r>
        <w:lastRenderedPageBreak/>
        <w:t xml:space="preserve">Como forma de avaliação do </w:t>
      </w:r>
      <w:del w:id="483" w:author="Dalton Solano dos Reis" w:date="2025-12-11T14:10:00Z" w16du:dateUtc="2025-12-11T17:10:00Z">
        <w:r w:rsidDel="0074321B">
          <w:delText xml:space="preserve">projeto proposto </w:delText>
        </w:r>
      </w:del>
      <w:ins w:id="484" w:author="Dalton Solano dos Reis" w:date="2025-12-11T14:10:00Z" w16du:dateUtc="2025-12-11T17:10:00Z">
        <w:r w:rsidR="0074321B">
          <w:t xml:space="preserve">trabalho desenvolvido </w:t>
        </w:r>
      </w:ins>
      <w:r w:rsidR="00757446">
        <w:t>foi disponibilizado e compartilhado um questionário com perguntas escolhidas especificamente para o tema do trabalho.</w:t>
      </w:r>
      <w:r w:rsidR="00420781">
        <w:t xml:space="preserve"> Além disso, a fim de </w:t>
      </w:r>
      <w:r w:rsidR="009343EA">
        <w:t xml:space="preserve">facilitar o acesso e os testes dos usuários sobre o aplicativo móvel, foi </w:t>
      </w:r>
      <w:r w:rsidR="00093F03">
        <w:t>criado uma outra versão dele que podia ser acessado a partir de qualquer navegador WEB.</w:t>
      </w:r>
      <w:ins w:id="485" w:author="Dalton Solano dos Reis" w:date="2025-12-11T14:11:00Z" w16du:dateUtc="2025-12-11T17:11:00Z">
        <w:r w:rsidR="0074321B">
          <w:t xml:space="preserve"> </w:t>
        </w:r>
      </w:ins>
    </w:p>
    <w:p w14:paraId="1764862D" w14:textId="1889002F" w:rsidR="0042259F" w:rsidDel="0074321B" w:rsidRDefault="00E76EEC">
      <w:pPr>
        <w:pStyle w:val="Ttulo2"/>
        <w:rPr>
          <w:del w:id="486" w:author="Dalton Solano dos Reis" w:date="2025-12-11T14:11:00Z" w16du:dateUtc="2025-12-11T17:11:00Z"/>
        </w:rPr>
      </w:pPr>
      <w:del w:id="487" w:author="Dalton Solano dos Reis" w:date="2025-12-11T14:11:00Z" w16du:dateUtc="2025-12-11T17:11:00Z">
        <w:r w:rsidDel="0074321B">
          <w:delText>QUESTIONÁRIO</w:delText>
        </w:r>
      </w:del>
    </w:p>
    <w:p w14:paraId="447F73CD" w14:textId="5338FE79" w:rsidR="00E76EEC" w:rsidDel="0074321B" w:rsidRDefault="00E76EEC">
      <w:pPr>
        <w:pStyle w:val="TF-TEXTO"/>
        <w:ind w:firstLine="0"/>
        <w:rPr>
          <w:del w:id="488" w:author="Dalton Solano dos Reis" w:date="2025-12-11T14:11:00Z" w16du:dateUtc="2025-12-11T17:11:00Z"/>
        </w:rPr>
        <w:pPrChange w:id="489" w:author="Dalton Solano dos Reis" w:date="2025-12-11T14:11:00Z" w16du:dateUtc="2025-12-11T17:11:00Z">
          <w:pPr>
            <w:pStyle w:val="TF-TEXTO"/>
          </w:pPr>
        </w:pPrChange>
      </w:pPr>
      <w:del w:id="490" w:author="Dalton Solano dos Reis" w:date="2025-12-11T14:11:00Z" w16du:dateUtc="2025-12-11T17:11:00Z">
        <w:r w:rsidDel="0074321B">
          <w:delText xml:space="preserve">Essa subseção </w:delText>
        </w:r>
        <w:r w:rsidR="001E62CC" w:rsidDel="0074321B">
          <w:delText xml:space="preserve">irá descrever o processo feito para a criação do questionário disponibilizado aos usuários para que esses fizessem </w:delText>
        </w:r>
        <w:r w:rsidR="006949AA" w:rsidDel="0074321B">
          <w:delText>a avaliação do projeto desenvolvido.</w:delText>
        </w:r>
      </w:del>
    </w:p>
    <w:p w14:paraId="4ABB184E" w14:textId="0343D9FA" w:rsidR="006949AA" w:rsidRDefault="006949AA" w:rsidP="0074321B">
      <w:pPr>
        <w:pStyle w:val="TF-TEXTO"/>
      </w:pPr>
      <w:r>
        <w:t>Inicialmente</w:t>
      </w:r>
      <w:r w:rsidR="00862EA3">
        <w:t xml:space="preserve"> foram determinadas as categorias das perguntas a serem feitas e posteriormente as perguntas com suas opções de respostas</w:t>
      </w:r>
      <w:r w:rsidR="00CF4F0E">
        <w:t xml:space="preserve">. Sendo assim, as perguntas foram distribuídas em </w:t>
      </w:r>
      <w:r w:rsidR="00F64A37">
        <w:t>4 categoria</w:t>
      </w:r>
      <w:r w:rsidR="00367A13">
        <w:t>s</w:t>
      </w:r>
      <w:r w:rsidR="00F64A37">
        <w:t xml:space="preserve">, cada uma com seu respectivo objetivo </w:t>
      </w:r>
      <w:r w:rsidR="00367A13">
        <w:t xml:space="preserve">dentro da avaliação </w:t>
      </w:r>
      <w:del w:id="491" w:author="Dalton Solano dos Reis" w:date="2025-12-11T14:11:00Z" w16du:dateUtc="2025-12-11T17:11:00Z">
        <w:r w:rsidR="00367A13" w:rsidDel="0074321B">
          <w:delText>do projeto</w:delText>
        </w:r>
        <w:r w:rsidR="00F64A37" w:rsidDel="0074321B">
          <w:delText xml:space="preserve">, </w:delText>
        </w:r>
        <w:r w:rsidR="00367A13" w:rsidDel="0074321B">
          <w:delText xml:space="preserve">como aponta o </w:delText>
        </w:r>
      </w:del>
      <w:ins w:id="492" w:author="Dalton Solano dos Reis" w:date="2025-12-11T14:11:00Z" w16du:dateUtc="2025-12-11T17:11:00Z">
        <w:r w:rsidR="0074321B">
          <w:t>(</w:t>
        </w:r>
      </w:ins>
      <w:r w:rsidR="00EF1B5A">
        <w:fldChar w:fldCharType="begin"/>
      </w:r>
      <w:r w:rsidR="00EF1B5A">
        <w:instrText xml:space="preserve"> REF Quadro7 \h </w:instrText>
      </w:r>
      <w:r w:rsidR="00EF1B5A">
        <w:fldChar w:fldCharType="separate"/>
      </w:r>
      <w:r w:rsidR="00050750">
        <w:t>Quadro 7</w:t>
      </w:r>
      <w:r w:rsidR="00EF1B5A">
        <w:fldChar w:fldCharType="end"/>
      </w:r>
      <w:ins w:id="493" w:author="Dalton Solano dos Reis" w:date="2025-12-11T14:11:00Z" w16du:dateUtc="2025-12-11T17:11:00Z">
        <w:r w:rsidR="0074321B">
          <w:t>)</w:t>
        </w:r>
      </w:ins>
      <w:r w:rsidR="00367A13">
        <w:t>.</w:t>
      </w:r>
    </w:p>
    <w:p w14:paraId="1DF51B38" w14:textId="0F4FF7C7" w:rsidR="0075183E" w:rsidRPr="001B7764" w:rsidRDefault="0075183E" w:rsidP="0075183E">
      <w:pPr>
        <w:pStyle w:val="TF-LEGENDA"/>
      </w:pPr>
      <w:bookmarkStart w:id="494" w:name="Quadro7"/>
      <w:r>
        <w:t xml:space="preserve">Quadro </w:t>
      </w:r>
      <w:r w:rsidR="002378C5">
        <w:t>7</w:t>
      </w:r>
      <w:bookmarkEnd w:id="494"/>
      <w:r>
        <w:t xml:space="preserve"> – </w:t>
      </w:r>
      <w:r w:rsidR="002378C5">
        <w:t>Categorias d</w:t>
      </w:r>
      <w:r w:rsidR="00972E80">
        <w:t>as</w:t>
      </w:r>
      <w:r w:rsidR="002378C5">
        <w:t xml:space="preserve"> perguntas do </w:t>
      </w:r>
      <w:commentRangeStart w:id="495"/>
      <w:del w:id="496" w:author="Dalton Solano dos Reis" w:date="2025-12-11T14:11:00Z" w16du:dateUtc="2025-12-11T17:11:00Z">
        <w:r w:rsidR="002378C5" w:rsidDel="0074321B">
          <w:delText xml:space="preserve">formulário </w:delText>
        </w:r>
      </w:del>
      <w:ins w:id="497" w:author="Dalton Solano dos Reis" w:date="2025-12-11T14:11:00Z" w16du:dateUtc="2025-12-11T17:11:00Z">
        <w:r w:rsidR="0074321B">
          <w:t>questionário</w:t>
        </w:r>
      </w:ins>
      <w:commentRangeEnd w:id="495"/>
      <w:r w:rsidR="0074321B">
        <w:rPr>
          <w:rStyle w:val="Refdecomentrio"/>
          <w:sz w:val="20"/>
          <w:szCs w:val="20"/>
        </w:rPr>
        <w:commentReference w:id="495"/>
      </w:r>
      <w:ins w:id="498" w:author="Dalton Solano dos Reis" w:date="2025-12-11T14:11:00Z" w16du:dateUtc="2025-12-11T17:11:00Z">
        <w:r w:rsidR="0074321B">
          <w:t xml:space="preserve"> </w:t>
        </w:r>
      </w:ins>
      <w:r w:rsidR="002378C5">
        <w:t>e seus objetivos</w:t>
      </w:r>
    </w:p>
    <w:tbl>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499" w:author="Dalton Solano dos Reis" w:date="2025-12-11T14:12:00Z" w16du:dateUtc="2025-12-11T17:12:00Z">
          <w:tblPr>
            <w:tblW w:w="8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2263"/>
        <w:gridCol w:w="6685"/>
        <w:tblGridChange w:id="500">
          <w:tblGrid>
            <w:gridCol w:w="2263"/>
            <w:gridCol w:w="851"/>
            <w:gridCol w:w="5834"/>
          </w:tblGrid>
        </w:tblGridChange>
      </w:tblGrid>
      <w:tr w:rsidR="0052431E" w14:paraId="04DC62F1" w14:textId="77777777" w:rsidTr="0074321B">
        <w:trPr>
          <w:jc w:val="center"/>
          <w:trPrChange w:id="501" w:author="Dalton Solano dos Reis" w:date="2025-12-11T14:12:00Z" w16du:dateUtc="2025-12-11T17:12:00Z">
            <w:trPr>
              <w:jc w:val="center"/>
            </w:trPr>
          </w:trPrChange>
        </w:trPr>
        <w:tc>
          <w:tcPr>
            <w:tcW w:w="2263" w:type="dxa"/>
            <w:shd w:val="clear" w:color="auto" w:fill="BFBFBF" w:themeFill="background1" w:themeFillShade="BF"/>
            <w:tcPrChange w:id="502" w:author="Dalton Solano dos Reis" w:date="2025-12-11T14:12:00Z" w16du:dateUtc="2025-12-11T17:12:00Z">
              <w:tcPr>
                <w:tcW w:w="3114" w:type="dxa"/>
                <w:gridSpan w:val="2"/>
                <w:shd w:val="clear" w:color="auto" w:fill="BFBFBF" w:themeFill="background1" w:themeFillShade="BF"/>
              </w:tcPr>
            </w:tcPrChange>
          </w:tcPr>
          <w:p w14:paraId="168E1461" w14:textId="5D71EDBE" w:rsidR="0052431E" w:rsidRPr="0052431E" w:rsidRDefault="0052431E" w:rsidP="00D40B48">
            <w:pPr>
              <w:pStyle w:val="TF-TEXTO-QUADRO"/>
              <w:rPr>
                <w:b/>
                <w:bCs/>
                <w:sz w:val="18"/>
                <w:szCs w:val="18"/>
              </w:rPr>
            </w:pPr>
            <w:r w:rsidRPr="0052431E">
              <w:rPr>
                <w:b/>
                <w:bCs/>
                <w:sz w:val="18"/>
                <w:szCs w:val="18"/>
              </w:rPr>
              <w:t>Categoria</w:t>
            </w:r>
          </w:p>
        </w:tc>
        <w:tc>
          <w:tcPr>
            <w:tcW w:w="6685" w:type="dxa"/>
            <w:shd w:val="clear" w:color="auto" w:fill="BFBFBF" w:themeFill="background1" w:themeFillShade="BF"/>
            <w:tcPrChange w:id="503" w:author="Dalton Solano dos Reis" w:date="2025-12-11T14:12:00Z" w16du:dateUtc="2025-12-11T17:12:00Z">
              <w:tcPr>
                <w:tcW w:w="5834" w:type="dxa"/>
                <w:shd w:val="clear" w:color="auto" w:fill="BFBFBF" w:themeFill="background1" w:themeFillShade="BF"/>
              </w:tcPr>
            </w:tcPrChange>
          </w:tcPr>
          <w:p w14:paraId="63B07DF1" w14:textId="7A603336" w:rsidR="0052431E" w:rsidRPr="0052431E" w:rsidRDefault="0052431E" w:rsidP="00D40B48">
            <w:pPr>
              <w:pStyle w:val="TF-TEXTO-QUADRO"/>
              <w:rPr>
                <w:b/>
                <w:bCs/>
                <w:sz w:val="18"/>
                <w:szCs w:val="18"/>
              </w:rPr>
            </w:pPr>
            <w:r w:rsidRPr="0052431E">
              <w:rPr>
                <w:b/>
                <w:bCs/>
                <w:sz w:val="18"/>
                <w:szCs w:val="18"/>
              </w:rPr>
              <w:t>Objetivo</w:t>
            </w:r>
          </w:p>
        </w:tc>
      </w:tr>
      <w:tr w:rsidR="0075183E" w14:paraId="3BB94E38" w14:textId="77777777" w:rsidTr="0074321B">
        <w:trPr>
          <w:jc w:val="center"/>
          <w:trPrChange w:id="504" w:author="Dalton Solano dos Reis" w:date="2025-12-11T14:12:00Z" w16du:dateUtc="2025-12-11T17:12:00Z">
            <w:trPr>
              <w:jc w:val="center"/>
            </w:trPr>
          </w:trPrChange>
        </w:trPr>
        <w:tc>
          <w:tcPr>
            <w:tcW w:w="2263" w:type="dxa"/>
            <w:tcPrChange w:id="505" w:author="Dalton Solano dos Reis" w:date="2025-12-11T14:12:00Z" w16du:dateUtc="2025-12-11T17:12:00Z">
              <w:tcPr>
                <w:tcW w:w="3114" w:type="dxa"/>
                <w:gridSpan w:val="2"/>
              </w:tcPr>
            </w:tcPrChange>
          </w:tcPr>
          <w:p w14:paraId="5F21F594" w14:textId="5475F657" w:rsidR="0075183E" w:rsidRPr="00E95A07" w:rsidRDefault="00972E80" w:rsidP="00D40B48">
            <w:pPr>
              <w:pStyle w:val="TF-TEXTO-QUADRO"/>
              <w:rPr>
                <w:sz w:val="18"/>
                <w:szCs w:val="18"/>
              </w:rPr>
            </w:pPr>
            <w:r>
              <w:rPr>
                <w:sz w:val="18"/>
                <w:szCs w:val="18"/>
              </w:rPr>
              <w:t>Identificação e perfil</w:t>
            </w:r>
          </w:p>
        </w:tc>
        <w:tc>
          <w:tcPr>
            <w:tcW w:w="6685" w:type="dxa"/>
            <w:tcPrChange w:id="506" w:author="Dalton Solano dos Reis" w:date="2025-12-11T14:12:00Z" w16du:dateUtc="2025-12-11T17:12:00Z">
              <w:tcPr>
                <w:tcW w:w="5834" w:type="dxa"/>
              </w:tcPr>
            </w:tcPrChange>
          </w:tcPr>
          <w:p w14:paraId="34D71E7C" w14:textId="1CDF3973" w:rsidR="0075183E" w:rsidRPr="00E95A07" w:rsidRDefault="008728E9" w:rsidP="00D40B48">
            <w:pPr>
              <w:pStyle w:val="TF-TEXTO-QUADRO"/>
              <w:rPr>
                <w:sz w:val="18"/>
                <w:szCs w:val="18"/>
              </w:rPr>
            </w:pPr>
            <w:r>
              <w:rPr>
                <w:sz w:val="18"/>
                <w:szCs w:val="18"/>
              </w:rPr>
              <w:t>Obter informações acerca do usuário que está fazendo a avaliação</w:t>
            </w:r>
          </w:p>
        </w:tc>
      </w:tr>
      <w:tr w:rsidR="0075183E" w14:paraId="40AE59FD" w14:textId="77777777" w:rsidTr="0074321B">
        <w:trPr>
          <w:jc w:val="center"/>
          <w:trPrChange w:id="507" w:author="Dalton Solano dos Reis" w:date="2025-12-11T14:12:00Z" w16du:dateUtc="2025-12-11T17:12:00Z">
            <w:trPr>
              <w:jc w:val="center"/>
            </w:trPr>
          </w:trPrChange>
        </w:trPr>
        <w:tc>
          <w:tcPr>
            <w:tcW w:w="2263" w:type="dxa"/>
            <w:tcPrChange w:id="508" w:author="Dalton Solano dos Reis" w:date="2025-12-11T14:12:00Z" w16du:dateUtc="2025-12-11T17:12:00Z">
              <w:tcPr>
                <w:tcW w:w="3114" w:type="dxa"/>
                <w:gridSpan w:val="2"/>
              </w:tcPr>
            </w:tcPrChange>
          </w:tcPr>
          <w:p w14:paraId="4EFA85A5" w14:textId="29163553" w:rsidR="0075183E" w:rsidRPr="00E95A07" w:rsidRDefault="0058516B" w:rsidP="00D40B48">
            <w:pPr>
              <w:pStyle w:val="TF-TEXTO-QUADRO"/>
              <w:rPr>
                <w:sz w:val="18"/>
                <w:szCs w:val="18"/>
              </w:rPr>
            </w:pPr>
            <w:r>
              <w:rPr>
                <w:sz w:val="18"/>
                <w:szCs w:val="18"/>
              </w:rPr>
              <w:t xml:space="preserve">UX </w:t>
            </w:r>
            <w:del w:id="509" w:author="Dalton Solano dos Reis" w:date="2025-12-11T14:12:00Z" w16du:dateUtc="2025-12-11T17:12:00Z">
              <w:r w:rsidDel="0074321B">
                <w:rPr>
                  <w:sz w:val="18"/>
                  <w:szCs w:val="18"/>
                </w:rPr>
                <w:delText xml:space="preserve">(User Experience – Experiência do Usuário) </w:delText>
              </w:r>
            </w:del>
            <w:r>
              <w:rPr>
                <w:sz w:val="18"/>
                <w:szCs w:val="18"/>
              </w:rPr>
              <w:t>do aplicativo</w:t>
            </w:r>
          </w:p>
        </w:tc>
        <w:tc>
          <w:tcPr>
            <w:tcW w:w="6685" w:type="dxa"/>
            <w:tcPrChange w:id="510" w:author="Dalton Solano dos Reis" w:date="2025-12-11T14:12:00Z" w16du:dateUtc="2025-12-11T17:12:00Z">
              <w:tcPr>
                <w:tcW w:w="5834" w:type="dxa"/>
              </w:tcPr>
            </w:tcPrChange>
          </w:tcPr>
          <w:p w14:paraId="7BE5F9D5" w14:textId="786105BA" w:rsidR="0075183E" w:rsidRPr="00E95A07" w:rsidRDefault="004C16F8" w:rsidP="00D40B48">
            <w:pPr>
              <w:pStyle w:val="TF-TEXTO-QUADRO"/>
              <w:rPr>
                <w:sz w:val="18"/>
                <w:szCs w:val="18"/>
              </w:rPr>
            </w:pPr>
            <w:r>
              <w:rPr>
                <w:sz w:val="18"/>
                <w:szCs w:val="18"/>
              </w:rPr>
              <w:t>Entender experiência do usuário em relação ao design e layout na utilização do aplicativo</w:t>
            </w:r>
          </w:p>
        </w:tc>
      </w:tr>
      <w:tr w:rsidR="0075183E" w14:paraId="37E35EB5" w14:textId="77777777" w:rsidTr="0074321B">
        <w:trPr>
          <w:jc w:val="center"/>
          <w:trPrChange w:id="511" w:author="Dalton Solano dos Reis" w:date="2025-12-11T14:12:00Z" w16du:dateUtc="2025-12-11T17:12:00Z">
            <w:trPr>
              <w:jc w:val="center"/>
            </w:trPr>
          </w:trPrChange>
        </w:trPr>
        <w:tc>
          <w:tcPr>
            <w:tcW w:w="2263" w:type="dxa"/>
            <w:tcPrChange w:id="512" w:author="Dalton Solano dos Reis" w:date="2025-12-11T14:12:00Z" w16du:dateUtc="2025-12-11T17:12:00Z">
              <w:tcPr>
                <w:tcW w:w="3114" w:type="dxa"/>
                <w:gridSpan w:val="2"/>
              </w:tcPr>
            </w:tcPrChange>
          </w:tcPr>
          <w:p w14:paraId="7BBF1141" w14:textId="2D41BCD1" w:rsidR="0075183E" w:rsidRPr="00E95A07" w:rsidRDefault="00014A81" w:rsidP="00D40B48">
            <w:pPr>
              <w:pStyle w:val="TF-TEXTO-QUADRO"/>
              <w:rPr>
                <w:sz w:val="18"/>
                <w:szCs w:val="18"/>
              </w:rPr>
            </w:pPr>
            <w:r>
              <w:rPr>
                <w:sz w:val="18"/>
                <w:szCs w:val="18"/>
              </w:rPr>
              <w:t>Funcionalidades específicas</w:t>
            </w:r>
          </w:p>
        </w:tc>
        <w:tc>
          <w:tcPr>
            <w:tcW w:w="6685" w:type="dxa"/>
            <w:tcPrChange w:id="513" w:author="Dalton Solano dos Reis" w:date="2025-12-11T14:12:00Z" w16du:dateUtc="2025-12-11T17:12:00Z">
              <w:tcPr>
                <w:tcW w:w="5834" w:type="dxa"/>
              </w:tcPr>
            </w:tcPrChange>
          </w:tcPr>
          <w:p w14:paraId="6C05DC5A" w14:textId="5723DD3E" w:rsidR="0075183E" w:rsidRPr="00E95A07" w:rsidRDefault="004C16F8" w:rsidP="00D40B48">
            <w:pPr>
              <w:pStyle w:val="TF-TEXTO-QUADRO"/>
              <w:rPr>
                <w:sz w:val="18"/>
                <w:szCs w:val="18"/>
              </w:rPr>
            </w:pPr>
            <w:r>
              <w:rPr>
                <w:sz w:val="18"/>
                <w:szCs w:val="18"/>
              </w:rPr>
              <w:t xml:space="preserve">Entender experiência do usuário em relação </w:t>
            </w:r>
            <w:ins w:id="514" w:author="Dalton Solano dos Reis" w:date="2025-12-11T14:12:00Z" w16du:dateUtc="2025-12-11T17:12:00Z">
              <w:r w:rsidR="0074321B">
                <w:rPr>
                  <w:sz w:val="18"/>
                  <w:szCs w:val="18"/>
                </w:rPr>
                <w:t>a</w:t>
              </w:r>
            </w:ins>
            <w:del w:id="515" w:author="Dalton Solano dos Reis" w:date="2025-12-11T14:12:00Z" w16du:dateUtc="2025-12-11T17:12:00Z">
              <w:r w:rsidDel="0074321B">
                <w:rPr>
                  <w:sz w:val="18"/>
                  <w:szCs w:val="18"/>
                </w:rPr>
                <w:delText>à</w:delText>
              </w:r>
            </w:del>
            <w:r>
              <w:rPr>
                <w:sz w:val="18"/>
                <w:szCs w:val="18"/>
              </w:rPr>
              <w:t xml:space="preserve"> funcionalidades específicas do </w:t>
            </w:r>
            <w:r w:rsidR="00553738">
              <w:rPr>
                <w:sz w:val="18"/>
                <w:szCs w:val="18"/>
              </w:rPr>
              <w:t>aplicativo</w:t>
            </w:r>
            <w:del w:id="516" w:author="Dalton Solano dos Reis" w:date="2025-12-11T14:12:00Z" w16du:dateUtc="2025-12-11T17:12:00Z">
              <w:r w:rsidR="00553738" w:rsidDel="0074321B">
                <w:rPr>
                  <w:sz w:val="18"/>
                  <w:szCs w:val="18"/>
                </w:rPr>
                <w:delText>.</w:delText>
              </w:r>
            </w:del>
          </w:p>
        </w:tc>
      </w:tr>
      <w:tr w:rsidR="0075183E" w14:paraId="02DFC669" w14:textId="77777777" w:rsidTr="0074321B">
        <w:trPr>
          <w:jc w:val="center"/>
          <w:trPrChange w:id="517" w:author="Dalton Solano dos Reis" w:date="2025-12-11T14:12:00Z" w16du:dateUtc="2025-12-11T17:12:00Z">
            <w:trPr>
              <w:jc w:val="center"/>
            </w:trPr>
          </w:trPrChange>
        </w:trPr>
        <w:tc>
          <w:tcPr>
            <w:tcW w:w="2263" w:type="dxa"/>
            <w:tcPrChange w:id="518" w:author="Dalton Solano dos Reis" w:date="2025-12-11T14:12:00Z" w16du:dateUtc="2025-12-11T17:12:00Z">
              <w:tcPr>
                <w:tcW w:w="3114" w:type="dxa"/>
                <w:gridSpan w:val="2"/>
              </w:tcPr>
            </w:tcPrChange>
          </w:tcPr>
          <w:p w14:paraId="28B522E4" w14:textId="4DA4CEBF" w:rsidR="0075183E" w:rsidRDefault="00014A81" w:rsidP="00D40B48">
            <w:pPr>
              <w:pStyle w:val="TF-TEXTO-QUADRO"/>
              <w:rPr>
                <w:sz w:val="18"/>
                <w:szCs w:val="18"/>
              </w:rPr>
            </w:pPr>
            <w:r>
              <w:rPr>
                <w:sz w:val="18"/>
                <w:szCs w:val="18"/>
              </w:rPr>
              <w:t>Satisfação geral</w:t>
            </w:r>
          </w:p>
        </w:tc>
        <w:tc>
          <w:tcPr>
            <w:tcW w:w="6685" w:type="dxa"/>
            <w:tcPrChange w:id="519" w:author="Dalton Solano dos Reis" w:date="2025-12-11T14:12:00Z" w16du:dateUtc="2025-12-11T17:12:00Z">
              <w:tcPr>
                <w:tcW w:w="5834" w:type="dxa"/>
              </w:tcPr>
            </w:tcPrChange>
          </w:tcPr>
          <w:p w14:paraId="48085633" w14:textId="7959656F" w:rsidR="0075183E" w:rsidRDefault="00553738" w:rsidP="00D40B48">
            <w:pPr>
              <w:pStyle w:val="TF-TEXTO-QUADRO"/>
              <w:rPr>
                <w:sz w:val="18"/>
                <w:szCs w:val="18"/>
              </w:rPr>
            </w:pPr>
            <w:r>
              <w:rPr>
                <w:sz w:val="18"/>
                <w:szCs w:val="18"/>
              </w:rPr>
              <w:t>Entender o nível de satisfação do usuário com o aplicativo</w:t>
            </w:r>
            <w:r w:rsidR="0075424B">
              <w:rPr>
                <w:sz w:val="18"/>
                <w:szCs w:val="18"/>
              </w:rPr>
              <w:t>, suas funcionalidades e seu objetivo.</w:t>
            </w:r>
          </w:p>
        </w:tc>
      </w:tr>
    </w:tbl>
    <w:p w14:paraId="66386E87" w14:textId="5E98FCB9" w:rsidR="0075183E" w:rsidRDefault="0075183E" w:rsidP="00982B2E">
      <w:pPr>
        <w:pStyle w:val="TF-FONTE"/>
      </w:pPr>
      <w:r>
        <w:t>Fonte: elaborado pelo autor (2025).</w:t>
      </w:r>
    </w:p>
    <w:p w14:paraId="3F708ADA" w14:textId="79B0E46E" w:rsidR="00477B5E" w:rsidDel="0074321B" w:rsidRDefault="004D10E2" w:rsidP="00667265">
      <w:pPr>
        <w:pStyle w:val="TF-TEXTO"/>
        <w:rPr>
          <w:del w:id="520" w:author="Dalton Solano dos Reis" w:date="2025-12-11T14:13:00Z" w16du:dateUtc="2025-12-11T17:13:00Z"/>
        </w:rPr>
      </w:pPr>
      <w:r>
        <w:t xml:space="preserve">A partir da definição </w:t>
      </w:r>
      <w:r w:rsidR="004439A8">
        <w:t xml:space="preserve">das categorias foi possível criar as perguntas </w:t>
      </w:r>
      <w:r w:rsidR="00751D8D">
        <w:t xml:space="preserve">que mais contextualizam com o </w:t>
      </w:r>
      <w:r w:rsidR="002C0F95">
        <w:t xml:space="preserve">projeto e </w:t>
      </w:r>
      <w:r w:rsidR="00F033A6">
        <w:t xml:space="preserve">onde </w:t>
      </w:r>
      <w:r w:rsidR="00181F86">
        <w:t xml:space="preserve">as respostas dadas pelos usuários </w:t>
      </w:r>
      <w:r w:rsidR="00DC0114">
        <w:t xml:space="preserve">conseguem dar uma análise geral </w:t>
      </w:r>
      <w:r w:rsidR="002C0F95">
        <w:t>sobre o objetivo do trabalho proposto.</w:t>
      </w:r>
      <w:r w:rsidR="00971EF4">
        <w:t xml:space="preserve"> As perguntas distribuídas por suas respectivas categorias</w:t>
      </w:r>
      <w:r w:rsidR="00143442">
        <w:t xml:space="preserve"> e suas </w:t>
      </w:r>
      <w:r w:rsidR="00F81D5B">
        <w:t xml:space="preserve">opções </w:t>
      </w:r>
      <w:ins w:id="521" w:author="Dalton Solano dos Reis" w:date="2025-12-11T14:13:00Z" w16du:dateUtc="2025-12-11T17:13:00Z">
        <w:r w:rsidR="0074321B">
          <w:t xml:space="preserve">de </w:t>
        </w:r>
      </w:ins>
      <w:r w:rsidR="00F81D5B">
        <w:t>respostas</w:t>
      </w:r>
      <w:r w:rsidR="00971EF4">
        <w:t xml:space="preserve"> podem ser</w:t>
      </w:r>
      <w:r w:rsidR="00F81D5B">
        <w:t xml:space="preserve"> visualizadas no</w:t>
      </w:r>
      <w:r w:rsidR="009E1323">
        <w:t xml:space="preserve"> </w:t>
      </w:r>
      <w:r w:rsidR="00EF1B5A">
        <w:fldChar w:fldCharType="begin"/>
      </w:r>
      <w:r w:rsidR="00EF1B5A">
        <w:instrText xml:space="preserve"> REF ApendiceC \h </w:instrText>
      </w:r>
      <w:r w:rsidR="00EF1B5A">
        <w:fldChar w:fldCharType="separate"/>
      </w:r>
      <w:r w:rsidR="00050750">
        <w:t>APÊNDICE C</w:t>
      </w:r>
      <w:r w:rsidR="00EF1B5A">
        <w:fldChar w:fldCharType="end"/>
      </w:r>
      <w:r w:rsidR="00971EF4">
        <w:t>.</w:t>
      </w:r>
      <w:ins w:id="522" w:author="Dalton Solano dos Reis" w:date="2025-12-11T14:14:00Z" w16du:dateUtc="2025-12-11T17:14:00Z">
        <w:r w:rsidR="0074321B">
          <w:t xml:space="preserve"> </w:t>
        </w:r>
      </w:ins>
    </w:p>
    <w:p w14:paraId="51E28356" w14:textId="4161FB0F" w:rsidR="00367A13" w:rsidRDefault="00971EF4" w:rsidP="0074321B">
      <w:pPr>
        <w:pStyle w:val="TF-TEXTO"/>
      </w:pPr>
      <w:r>
        <w:t>Por fim, o</w:t>
      </w:r>
      <w:r w:rsidR="00667265">
        <w:t xml:space="preserve"> questionário foi disponibilizado aos usuários utilizando a ferramenta Google Forms</w:t>
      </w:r>
      <w:r w:rsidR="00430C1C">
        <w:t xml:space="preserve">, de forma que </w:t>
      </w:r>
      <w:r w:rsidR="00403E27">
        <w:t>pudesse ser enviado somente uma resposta por e-mail identificado</w:t>
      </w:r>
      <w:r w:rsidR="00667265">
        <w:t>.</w:t>
      </w:r>
    </w:p>
    <w:p w14:paraId="3A957989" w14:textId="6D91A9CA" w:rsidR="00A82193" w:rsidRPr="00281D23" w:rsidDel="0074321B" w:rsidRDefault="00A82193" w:rsidP="00281D23">
      <w:pPr>
        <w:pStyle w:val="Ttulo2"/>
        <w:rPr>
          <w:del w:id="523" w:author="Dalton Solano dos Reis" w:date="2025-12-11T14:14:00Z" w16du:dateUtc="2025-12-11T17:14:00Z"/>
        </w:rPr>
      </w:pPr>
      <w:del w:id="524" w:author="Dalton Solano dos Reis" w:date="2025-12-11T14:14:00Z" w16du:dateUtc="2025-12-11T17:14:00Z">
        <w:r w:rsidRPr="00281D23" w:rsidDel="0074321B">
          <w:delText>RELAÇÃO ENTRE PERGUNTAS E RESPOSTAS E AS HEURÍSTICAS DE NIELSEN</w:delText>
        </w:r>
      </w:del>
    </w:p>
    <w:p w14:paraId="70AB4919" w14:textId="0B5C2F5A" w:rsidR="00A82193" w:rsidDel="0074321B" w:rsidRDefault="00BB2E5F" w:rsidP="00BB2E5F">
      <w:pPr>
        <w:pStyle w:val="TF-TEXTO"/>
        <w:rPr>
          <w:del w:id="525" w:author="Dalton Solano dos Reis" w:date="2025-12-11T14:14:00Z" w16du:dateUtc="2025-12-11T17:14:00Z"/>
        </w:rPr>
      </w:pPr>
      <w:del w:id="526" w:author="Dalton Solano dos Reis" w:date="2025-12-11T14:14:00Z" w16du:dateUtc="2025-12-11T17:14:00Z">
        <w:r w:rsidDel="0074321B">
          <w:delText>Essa subseção relaciona as perguntas criadas para o questionário com as Heurísticas de Nielsen.</w:delText>
        </w:r>
      </w:del>
    </w:p>
    <w:p w14:paraId="4401122D" w14:textId="3C8C09D0" w:rsidR="0070283F" w:rsidRDefault="0074321B" w:rsidP="0070283F">
      <w:pPr>
        <w:pStyle w:val="TF-TEXTO"/>
      </w:pPr>
      <w:ins w:id="527" w:author="Dalton Solano dos Reis" w:date="2025-12-11T14:14:00Z" w16du:dateUtc="2025-12-11T17:14:00Z">
        <w:r>
          <w:t xml:space="preserve">E em relação as perguntas e repostas e </w:t>
        </w:r>
      </w:ins>
      <w:del w:id="528" w:author="Dalton Solano dos Reis" w:date="2025-12-11T14:14:00Z" w16du:dateUtc="2025-12-11T17:14:00Z">
        <w:r w:rsidR="00906C3D" w:rsidDel="0074321B">
          <w:delText xml:space="preserve">As </w:delText>
        </w:r>
      </w:del>
      <w:ins w:id="529" w:author="Dalton Solano dos Reis" w:date="2025-12-11T14:14:00Z" w16du:dateUtc="2025-12-11T17:14:00Z">
        <w:r>
          <w:t xml:space="preserve">a </w:t>
        </w:r>
      </w:ins>
      <w:r w:rsidR="00906C3D">
        <w:t xml:space="preserve">Heurísticas de Nielsen, </w:t>
      </w:r>
      <w:ins w:id="530" w:author="Dalton Solano dos Reis" w:date="2025-12-11T14:14:00Z" w16du:dateUtc="2025-12-11T17:14:00Z">
        <w:r>
          <w:t xml:space="preserve">se tem que </w:t>
        </w:r>
      </w:ins>
      <w:r w:rsidR="00906C3D">
        <w:t xml:space="preserve">conforme determina o </w:t>
      </w:r>
      <w:r w:rsidR="00906C3D" w:rsidRPr="0074321B">
        <w:rPr>
          <w:rStyle w:val="TF-COURIER9"/>
          <w:rPrChange w:id="531" w:author="Dalton Solano dos Reis" w:date="2025-12-11T14:15:00Z" w16du:dateUtc="2025-12-11T17:15:00Z">
            <w:rPr/>
          </w:rPrChange>
        </w:rPr>
        <w:t>RNF010</w:t>
      </w:r>
      <w:r w:rsidR="00906C3D">
        <w:t xml:space="preserve"> do </w:t>
      </w:r>
      <w:r w:rsidR="003E62EB">
        <w:fldChar w:fldCharType="begin"/>
      </w:r>
      <w:r w:rsidR="003E62EB">
        <w:instrText xml:space="preserve"> REF Quadro6 \h </w:instrText>
      </w:r>
      <w:r w:rsidR="003E62EB">
        <w:fldChar w:fldCharType="separate"/>
      </w:r>
      <w:r w:rsidR="00050750">
        <w:t>Quadro 6</w:t>
      </w:r>
      <w:r w:rsidR="003E62EB">
        <w:fldChar w:fldCharType="end"/>
      </w:r>
      <w:r w:rsidR="007F190A">
        <w:t xml:space="preserve"> e Nielsen (1994)</w:t>
      </w:r>
      <w:r w:rsidR="00FD4298">
        <w:t xml:space="preserve">, são princípios de usabilidade que podem ser utilizados como </w:t>
      </w:r>
      <w:r w:rsidR="006734B1">
        <w:t xml:space="preserve">forma de </w:t>
      </w:r>
      <w:r w:rsidR="00FD4298">
        <w:t>avalia</w:t>
      </w:r>
      <w:r w:rsidR="006734B1">
        <w:t xml:space="preserve">r a aplicação. </w:t>
      </w:r>
      <w:r w:rsidR="000B2C12">
        <w:t xml:space="preserve">Ao todo são consideradas 10 heurísticas que visam </w:t>
      </w:r>
      <w:r w:rsidR="007669F4">
        <w:t>identificar problemas de usabilidade</w:t>
      </w:r>
      <w:r w:rsidR="00C14E6F">
        <w:t xml:space="preserve"> e experiência do usuário, permitindo a criação de interfaces </w:t>
      </w:r>
      <w:r w:rsidR="00AC2797">
        <w:t xml:space="preserve">mais eficientes, agradáveis e intuitivas. O </w:t>
      </w:r>
      <w:r w:rsidR="003E62EB">
        <w:fldChar w:fldCharType="begin"/>
      </w:r>
      <w:r w:rsidR="003E62EB">
        <w:instrText xml:space="preserve"> REF Quadro8 \h </w:instrText>
      </w:r>
      <w:r w:rsidR="003E62EB">
        <w:fldChar w:fldCharType="separate"/>
      </w:r>
      <w:r w:rsidR="00050750">
        <w:t>Quadro 8</w:t>
      </w:r>
      <w:r w:rsidR="003E62EB">
        <w:fldChar w:fldCharType="end"/>
      </w:r>
      <w:r w:rsidR="00384351">
        <w:t xml:space="preserve"> relaciona as perguntas do questionário com as Heurísticas de Nielsen.</w:t>
      </w:r>
    </w:p>
    <w:p w14:paraId="147904D7" w14:textId="14E290F0" w:rsidR="00B9643A" w:rsidRDefault="00B9643A" w:rsidP="00B9643A">
      <w:pPr>
        <w:pStyle w:val="TF-LEGENDA"/>
      </w:pPr>
      <w:bookmarkStart w:id="532" w:name="Quadro8"/>
      <w:r>
        <w:t xml:space="preserve">Quadro </w:t>
      </w:r>
      <w:r w:rsidR="00FB6A2B">
        <w:t>8</w:t>
      </w:r>
      <w:bookmarkEnd w:id="532"/>
      <w:r>
        <w:t xml:space="preserve"> – Relação entre perguntas do questionário e as Heurísticas de Nielsen</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533" w:author="Dalton Solano dos Reis" w:date="2025-12-11T14:16:00Z" w16du:dateUtc="2025-12-11T17:16:00Z">
          <w:tblPr>
            <w:tblW w:w="9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838"/>
        <w:gridCol w:w="3809"/>
        <w:gridCol w:w="1436"/>
        <w:gridCol w:w="283"/>
        <w:gridCol w:w="2263"/>
        <w:tblGridChange w:id="534">
          <w:tblGrid>
            <w:gridCol w:w="1714"/>
            <w:gridCol w:w="124"/>
            <w:gridCol w:w="3809"/>
            <w:gridCol w:w="1719"/>
            <w:gridCol w:w="427"/>
            <w:gridCol w:w="1836"/>
          </w:tblGrid>
        </w:tblGridChange>
      </w:tblGrid>
      <w:tr w:rsidR="002C324B" w14:paraId="0AF38FB0" w14:textId="451C2824" w:rsidTr="00BC6216">
        <w:trPr>
          <w:trPrChange w:id="535" w:author="Dalton Solano dos Reis" w:date="2025-12-11T14:16:00Z" w16du:dateUtc="2025-12-11T17:16:00Z">
            <w:trPr>
              <w:jc w:val="center"/>
            </w:trPr>
          </w:trPrChange>
        </w:trPr>
        <w:tc>
          <w:tcPr>
            <w:tcW w:w="1838" w:type="dxa"/>
            <w:shd w:val="clear" w:color="auto" w:fill="BFBFBF" w:themeFill="background1" w:themeFillShade="BF"/>
            <w:tcPrChange w:id="536" w:author="Dalton Solano dos Reis" w:date="2025-12-11T14:16:00Z" w16du:dateUtc="2025-12-11T17:16:00Z">
              <w:tcPr>
                <w:tcW w:w="1714" w:type="dxa"/>
                <w:shd w:val="clear" w:color="auto" w:fill="BFBFBF" w:themeFill="background1" w:themeFillShade="BF"/>
              </w:tcPr>
            </w:tcPrChange>
          </w:tcPr>
          <w:p w14:paraId="01BB79E3" w14:textId="2E4C5AAA" w:rsidR="002C324B" w:rsidRPr="0052431E" w:rsidRDefault="002C324B" w:rsidP="002D052C">
            <w:pPr>
              <w:pStyle w:val="TF-TEXTO-QUADRO"/>
              <w:spacing w:line="480" w:lineRule="auto"/>
              <w:jc w:val="center"/>
              <w:rPr>
                <w:b/>
                <w:bCs/>
                <w:sz w:val="18"/>
                <w:szCs w:val="18"/>
              </w:rPr>
            </w:pPr>
            <w:r>
              <w:rPr>
                <w:b/>
                <w:bCs/>
                <w:sz w:val="18"/>
                <w:szCs w:val="18"/>
              </w:rPr>
              <w:t>Heurística</w:t>
            </w:r>
          </w:p>
        </w:tc>
        <w:tc>
          <w:tcPr>
            <w:tcW w:w="3809" w:type="dxa"/>
            <w:shd w:val="clear" w:color="auto" w:fill="BFBFBF" w:themeFill="background1" w:themeFillShade="BF"/>
            <w:tcPrChange w:id="537" w:author="Dalton Solano dos Reis" w:date="2025-12-11T14:16:00Z" w16du:dateUtc="2025-12-11T17:16:00Z">
              <w:tcPr>
                <w:tcW w:w="3933" w:type="dxa"/>
                <w:gridSpan w:val="2"/>
                <w:shd w:val="clear" w:color="auto" w:fill="BFBFBF" w:themeFill="background1" w:themeFillShade="BF"/>
              </w:tcPr>
            </w:tcPrChange>
          </w:tcPr>
          <w:p w14:paraId="103F9B69" w14:textId="4B101E00" w:rsidR="002C324B" w:rsidRPr="0052431E" w:rsidRDefault="002C324B" w:rsidP="002D052C">
            <w:pPr>
              <w:pStyle w:val="TF-TEXTO-QUADRO"/>
              <w:rPr>
                <w:b/>
                <w:bCs/>
                <w:sz w:val="18"/>
                <w:szCs w:val="18"/>
              </w:rPr>
            </w:pPr>
            <w:r>
              <w:rPr>
                <w:b/>
                <w:bCs/>
                <w:sz w:val="18"/>
                <w:szCs w:val="18"/>
              </w:rPr>
              <w:t>Descrição resumida</w:t>
            </w:r>
          </w:p>
        </w:tc>
        <w:tc>
          <w:tcPr>
            <w:tcW w:w="1719" w:type="dxa"/>
            <w:gridSpan w:val="2"/>
            <w:shd w:val="clear" w:color="auto" w:fill="BFBFBF" w:themeFill="background1" w:themeFillShade="BF"/>
            <w:tcPrChange w:id="538" w:author="Dalton Solano dos Reis" w:date="2025-12-11T14:16:00Z" w16du:dateUtc="2025-12-11T17:16:00Z">
              <w:tcPr>
                <w:tcW w:w="2146" w:type="dxa"/>
                <w:gridSpan w:val="2"/>
                <w:shd w:val="clear" w:color="auto" w:fill="BFBFBF" w:themeFill="background1" w:themeFillShade="BF"/>
              </w:tcPr>
            </w:tcPrChange>
          </w:tcPr>
          <w:p w14:paraId="7339C97C" w14:textId="71A5EE96" w:rsidR="002C324B" w:rsidRPr="0052431E" w:rsidRDefault="002C324B" w:rsidP="002D052C">
            <w:pPr>
              <w:pStyle w:val="TF-TEXTO-QUADRO"/>
              <w:rPr>
                <w:b/>
                <w:bCs/>
                <w:sz w:val="18"/>
                <w:szCs w:val="18"/>
              </w:rPr>
            </w:pPr>
            <w:r>
              <w:rPr>
                <w:b/>
                <w:bCs/>
                <w:sz w:val="18"/>
                <w:szCs w:val="18"/>
              </w:rPr>
              <w:t>Perguntas relacionadas</w:t>
            </w:r>
          </w:p>
        </w:tc>
        <w:tc>
          <w:tcPr>
            <w:tcW w:w="2263" w:type="dxa"/>
            <w:shd w:val="clear" w:color="auto" w:fill="BFBFBF" w:themeFill="background1" w:themeFillShade="BF"/>
            <w:tcPrChange w:id="539" w:author="Dalton Solano dos Reis" w:date="2025-12-11T14:16:00Z" w16du:dateUtc="2025-12-11T17:16:00Z">
              <w:tcPr>
                <w:tcW w:w="1836" w:type="dxa"/>
                <w:shd w:val="clear" w:color="auto" w:fill="BFBFBF" w:themeFill="background1" w:themeFillShade="BF"/>
              </w:tcPr>
            </w:tcPrChange>
          </w:tcPr>
          <w:p w14:paraId="643CCD49" w14:textId="0E4FAC75" w:rsidR="002C324B" w:rsidRDefault="002C324B" w:rsidP="002D052C">
            <w:pPr>
              <w:pStyle w:val="TF-TEXTO-QUADRO"/>
              <w:rPr>
                <w:b/>
                <w:bCs/>
                <w:sz w:val="18"/>
                <w:szCs w:val="18"/>
              </w:rPr>
            </w:pPr>
            <w:r>
              <w:rPr>
                <w:b/>
                <w:bCs/>
                <w:sz w:val="18"/>
                <w:szCs w:val="18"/>
              </w:rPr>
              <w:t>Justificativa</w:t>
            </w:r>
          </w:p>
        </w:tc>
      </w:tr>
      <w:tr w:rsidR="002C324B" w14:paraId="5C46FE53" w14:textId="56CC576D" w:rsidTr="00BC6216">
        <w:trPr>
          <w:trPrChange w:id="540" w:author="Dalton Solano dos Reis" w:date="2025-12-11T14:17:00Z" w16du:dateUtc="2025-12-11T17:17:00Z">
            <w:trPr>
              <w:jc w:val="center"/>
            </w:trPr>
          </w:trPrChange>
        </w:trPr>
        <w:tc>
          <w:tcPr>
            <w:tcW w:w="1838" w:type="dxa"/>
            <w:tcPrChange w:id="541" w:author="Dalton Solano dos Reis" w:date="2025-12-11T14:17:00Z" w16du:dateUtc="2025-12-11T17:17:00Z">
              <w:tcPr>
                <w:tcW w:w="1714" w:type="dxa"/>
              </w:tcPr>
            </w:tcPrChange>
          </w:tcPr>
          <w:p w14:paraId="3CDC0D4F" w14:textId="585B92A1" w:rsidR="002C324B" w:rsidRPr="00E95A07" w:rsidRDefault="002C324B" w:rsidP="00B35582">
            <w:pPr>
              <w:pStyle w:val="TF-TEXTO-QUADRO"/>
              <w:rPr>
                <w:sz w:val="18"/>
                <w:szCs w:val="18"/>
              </w:rPr>
            </w:pPr>
            <w:r>
              <w:rPr>
                <w:sz w:val="18"/>
                <w:szCs w:val="18"/>
              </w:rPr>
              <w:t xml:space="preserve">H1. </w:t>
            </w:r>
            <w:r w:rsidRPr="00DE6F77">
              <w:rPr>
                <w:sz w:val="18"/>
                <w:szCs w:val="18"/>
              </w:rPr>
              <w:t>Visibilidade do estado do sistema</w:t>
            </w:r>
          </w:p>
        </w:tc>
        <w:tc>
          <w:tcPr>
            <w:tcW w:w="3809" w:type="dxa"/>
            <w:tcPrChange w:id="542" w:author="Dalton Solano dos Reis" w:date="2025-12-11T14:17:00Z" w16du:dateUtc="2025-12-11T17:17:00Z">
              <w:tcPr>
                <w:tcW w:w="3933" w:type="dxa"/>
                <w:gridSpan w:val="2"/>
              </w:tcPr>
            </w:tcPrChange>
          </w:tcPr>
          <w:p w14:paraId="60F75648" w14:textId="598F5FEA" w:rsidR="002C324B" w:rsidRPr="00E95A07" w:rsidRDefault="001847BD" w:rsidP="002D052C">
            <w:pPr>
              <w:pStyle w:val="TF-TEXTO-QUADRO"/>
              <w:rPr>
                <w:sz w:val="18"/>
                <w:szCs w:val="18"/>
              </w:rPr>
            </w:pPr>
            <w:r w:rsidRPr="001847BD">
              <w:rPr>
                <w:sz w:val="18"/>
                <w:szCs w:val="18"/>
              </w:rPr>
              <w:t>O design deve sempre manter os usuários informados sobre o que está acontecendo, por meio de feedback apropriado dentro de um prazo razoável</w:t>
            </w:r>
            <w:del w:id="543" w:author="Dalton Solano dos Reis" w:date="2025-12-11T14:17:00Z" w16du:dateUtc="2025-12-11T17:17:00Z">
              <w:r w:rsidRPr="001847BD" w:rsidDel="00BC6216">
                <w:rPr>
                  <w:sz w:val="18"/>
                  <w:szCs w:val="18"/>
                </w:rPr>
                <w:delText>.</w:delText>
              </w:r>
            </w:del>
          </w:p>
        </w:tc>
        <w:tc>
          <w:tcPr>
            <w:tcW w:w="1436" w:type="dxa"/>
            <w:tcPrChange w:id="544" w:author="Dalton Solano dos Reis" w:date="2025-12-11T14:17:00Z" w16du:dateUtc="2025-12-11T17:17:00Z">
              <w:tcPr>
                <w:tcW w:w="2146" w:type="dxa"/>
                <w:gridSpan w:val="2"/>
              </w:tcPr>
            </w:tcPrChange>
          </w:tcPr>
          <w:p w14:paraId="0BB5E60B" w14:textId="4B4C4C0E" w:rsidR="002C324B" w:rsidRPr="00BC6216" w:rsidRDefault="001847BD" w:rsidP="002D052C">
            <w:pPr>
              <w:pStyle w:val="TF-TEXTO-QUADRO"/>
              <w:rPr>
                <w:sz w:val="16"/>
                <w:szCs w:val="16"/>
                <w:rPrChange w:id="545" w:author="Dalton Solano dos Reis" w:date="2025-12-11T14:17:00Z" w16du:dateUtc="2025-12-11T17:17:00Z">
                  <w:rPr>
                    <w:sz w:val="18"/>
                    <w:szCs w:val="18"/>
                  </w:rPr>
                </w:rPrChange>
              </w:rPr>
            </w:pPr>
            <w:r w:rsidRPr="00BC6216">
              <w:rPr>
                <w:sz w:val="16"/>
                <w:szCs w:val="16"/>
                <w:rPrChange w:id="546" w:author="Dalton Solano dos Reis" w:date="2025-12-11T14:17:00Z" w16du:dateUtc="2025-12-11T17:17:00Z">
                  <w:rPr>
                    <w:sz w:val="18"/>
                    <w:szCs w:val="18"/>
                  </w:rPr>
                </w:rPrChange>
              </w:rPr>
              <w:t>P11</w:t>
            </w:r>
            <w:r w:rsidR="0046028E" w:rsidRPr="00BC6216">
              <w:rPr>
                <w:sz w:val="16"/>
                <w:szCs w:val="16"/>
                <w:rPrChange w:id="547" w:author="Dalton Solano dos Reis" w:date="2025-12-11T14:17:00Z" w16du:dateUtc="2025-12-11T17:17:00Z">
                  <w:rPr>
                    <w:sz w:val="18"/>
                    <w:szCs w:val="18"/>
                  </w:rPr>
                </w:rPrChange>
              </w:rPr>
              <w:t xml:space="preserve"> e</w:t>
            </w:r>
            <w:r w:rsidRPr="00BC6216">
              <w:rPr>
                <w:sz w:val="16"/>
                <w:szCs w:val="16"/>
                <w:rPrChange w:id="548" w:author="Dalton Solano dos Reis" w:date="2025-12-11T14:17:00Z" w16du:dateUtc="2025-12-11T17:17:00Z">
                  <w:rPr>
                    <w:sz w:val="18"/>
                    <w:szCs w:val="18"/>
                  </w:rPr>
                </w:rPrChange>
              </w:rPr>
              <w:t xml:space="preserve"> P</w:t>
            </w:r>
            <w:r w:rsidR="00CF5694" w:rsidRPr="00BC6216">
              <w:rPr>
                <w:sz w:val="16"/>
                <w:szCs w:val="16"/>
                <w:rPrChange w:id="549" w:author="Dalton Solano dos Reis" w:date="2025-12-11T14:17:00Z" w16du:dateUtc="2025-12-11T17:17:00Z">
                  <w:rPr>
                    <w:sz w:val="18"/>
                    <w:szCs w:val="18"/>
                  </w:rPr>
                </w:rPrChange>
              </w:rPr>
              <w:t>1</w:t>
            </w:r>
            <w:r w:rsidRPr="00BC6216">
              <w:rPr>
                <w:sz w:val="16"/>
                <w:szCs w:val="16"/>
                <w:rPrChange w:id="550" w:author="Dalton Solano dos Reis" w:date="2025-12-11T14:17:00Z" w16du:dateUtc="2025-12-11T17:17:00Z">
                  <w:rPr>
                    <w:sz w:val="18"/>
                    <w:szCs w:val="18"/>
                  </w:rPr>
                </w:rPrChange>
              </w:rPr>
              <w:t>2</w:t>
            </w:r>
          </w:p>
        </w:tc>
        <w:tc>
          <w:tcPr>
            <w:tcW w:w="2546" w:type="dxa"/>
            <w:gridSpan w:val="2"/>
            <w:tcPrChange w:id="551" w:author="Dalton Solano dos Reis" w:date="2025-12-11T14:17:00Z" w16du:dateUtc="2025-12-11T17:17:00Z">
              <w:tcPr>
                <w:tcW w:w="1836" w:type="dxa"/>
              </w:tcPr>
            </w:tcPrChange>
          </w:tcPr>
          <w:p w14:paraId="7842C3EA" w14:textId="7029E0FD" w:rsidR="002C324B" w:rsidRDefault="00360F79" w:rsidP="002D052C">
            <w:pPr>
              <w:pStyle w:val="TF-TEXTO-QUADRO"/>
              <w:rPr>
                <w:sz w:val="18"/>
                <w:szCs w:val="18"/>
              </w:rPr>
            </w:pPr>
            <w:r w:rsidRPr="00360F79">
              <w:rPr>
                <w:sz w:val="18"/>
                <w:szCs w:val="18"/>
              </w:rPr>
              <w:t>Avalia se o mapa, localização e sugestões funcionam e mostram feedback ao usuário</w:t>
            </w:r>
            <w:del w:id="552" w:author="Dalton Solano dos Reis" w:date="2025-12-11T14:17:00Z" w16du:dateUtc="2025-12-11T17:17:00Z">
              <w:r w:rsidRPr="00360F79" w:rsidDel="00BC6216">
                <w:rPr>
                  <w:sz w:val="18"/>
                  <w:szCs w:val="18"/>
                </w:rPr>
                <w:delText>.</w:delText>
              </w:r>
            </w:del>
          </w:p>
        </w:tc>
      </w:tr>
      <w:tr w:rsidR="002C324B" w14:paraId="5C948362" w14:textId="59064E04" w:rsidTr="00BC6216">
        <w:trPr>
          <w:trPrChange w:id="553" w:author="Dalton Solano dos Reis" w:date="2025-12-11T14:17:00Z" w16du:dateUtc="2025-12-11T17:17:00Z">
            <w:trPr>
              <w:jc w:val="center"/>
            </w:trPr>
          </w:trPrChange>
        </w:trPr>
        <w:tc>
          <w:tcPr>
            <w:tcW w:w="1838" w:type="dxa"/>
            <w:tcPrChange w:id="554" w:author="Dalton Solano dos Reis" w:date="2025-12-11T14:17:00Z" w16du:dateUtc="2025-12-11T17:17:00Z">
              <w:tcPr>
                <w:tcW w:w="1714" w:type="dxa"/>
              </w:tcPr>
            </w:tcPrChange>
          </w:tcPr>
          <w:p w14:paraId="10C34278" w14:textId="2273E1CA" w:rsidR="002C324B" w:rsidRDefault="008A13F3">
            <w:pPr>
              <w:pStyle w:val="TF-TEXTO-QUADRO"/>
              <w:rPr>
                <w:sz w:val="18"/>
                <w:szCs w:val="18"/>
              </w:rPr>
              <w:pPrChange w:id="555" w:author="Dalton Solano dos Reis" w:date="2025-12-11T14:16:00Z" w16du:dateUtc="2025-12-11T17:16:00Z">
                <w:pPr>
                  <w:pStyle w:val="TF-TEXTO-QUADRO"/>
                  <w:jc w:val="center"/>
                </w:pPr>
              </w:pPrChange>
            </w:pPr>
            <w:r>
              <w:rPr>
                <w:sz w:val="18"/>
                <w:szCs w:val="18"/>
              </w:rPr>
              <w:t>H2.</w:t>
            </w:r>
            <w:ins w:id="556" w:author="Dalton Solano dos Reis" w:date="2025-12-11T14:16:00Z" w16du:dateUtc="2025-12-11T17:16:00Z">
              <w:r w:rsidR="00BC6216">
                <w:rPr>
                  <w:sz w:val="18"/>
                  <w:szCs w:val="18"/>
                </w:rPr>
                <w:t xml:space="preserve"> </w:t>
              </w:r>
            </w:ins>
            <w:del w:id="557" w:author="Dalton Solano dos Reis" w:date="2025-12-11T14:16:00Z" w16du:dateUtc="2025-12-11T17:16:00Z">
              <w:r w:rsidDel="0074321B">
                <w:rPr>
                  <w:sz w:val="18"/>
                  <w:szCs w:val="18"/>
                </w:rPr>
                <w:delText xml:space="preserve"> </w:delText>
              </w:r>
            </w:del>
            <w:r>
              <w:rPr>
                <w:sz w:val="18"/>
                <w:szCs w:val="18"/>
              </w:rPr>
              <w:t>Correspondência entre o sistema e o mundo real</w:t>
            </w:r>
          </w:p>
        </w:tc>
        <w:tc>
          <w:tcPr>
            <w:tcW w:w="3809" w:type="dxa"/>
            <w:tcPrChange w:id="558" w:author="Dalton Solano dos Reis" w:date="2025-12-11T14:17:00Z" w16du:dateUtc="2025-12-11T17:17:00Z">
              <w:tcPr>
                <w:tcW w:w="3933" w:type="dxa"/>
                <w:gridSpan w:val="2"/>
              </w:tcPr>
            </w:tcPrChange>
          </w:tcPr>
          <w:p w14:paraId="2DD9AADF" w14:textId="39EFC1DA" w:rsidR="002C324B" w:rsidRDefault="00314131" w:rsidP="002D052C">
            <w:pPr>
              <w:pStyle w:val="TF-TEXTO-QUADRO"/>
              <w:rPr>
                <w:sz w:val="18"/>
                <w:szCs w:val="18"/>
              </w:rPr>
            </w:pPr>
            <w:r w:rsidRPr="00314131">
              <w:rPr>
                <w:sz w:val="18"/>
                <w:szCs w:val="18"/>
              </w:rPr>
              <w:t>O design deve falar a linguagem dos usuários</w:t>
            </w:r>
            <w:del w:id="559" w:author="Dalton Solano dos Reis" w:date="2025-12-11T14:17:00Z" w16du:dateUtc="2025-12-11T17:17:00Z">
              <w:r w:rsidRPr="00314131" w:rsidDel="00BC6216">
                <w:rPr>
                  <w:sz w:val="18"/>
                  <w:szCs w:val="18"/>
                </w:rPr>
                <w:delText>.</w:delText>
              </w:r>
            </w:del>
          </w:p>
        </w:tc>
        <w:tc>
          <w:tcPr>
            <w:tcW w:w="1436" w:type="dxa"/>
            <w:tcPrChange w:id="560" w:author="Dalton Solano dos Reis" w:date="2025-12-11T14:17:00Z" w16du:dateUtc="2025-12-11T17:17:00Z">
              <w:tcPr>
                <w:tcW w:w="2146" w:type="dxa"/>
                <w:gridSpan w:val="2"/>
              </w:tcPr>
            </w:tcPrChange>
          </w:tcPr>
          <w:p w14:paraId="127CE61C" w14:textId="14983531" w:rsidR="002C324B" w:rsidRPr="00BC6216" w:rsidRDefault="00161360" w:rsidP="002D052C">
            <w:pPr>
              <w:pStyle w:val="TF-TEXTO-QUADRO"/>
              <w:rPr>
                <w:sz w:val="16"/>
                <w:szCs w:val="16"/>
                <w:rPrChange w:id="561" w:author="Dalton Solano dos Reis" w:date="2025-12-11T14:17:00Z" w16du:dateUtc="2025-12-11T17:17:00Z">
                  <w:rPr>
                    <w:sz w:val="18"/>
                    <w:szCs w:val="18"/>
                  </w:rPr>
                </w:rPrChange>
              </w:rPr>
            </w:pPr>
            <w:r w:rsidRPr="00BC6216">
              <w:rPr>
                <w:sz w:val="16"/>
                <w:szCs w:val="16"/>
                <w:rPrChange w:id="562" w:author="Dalton Solano dos Reis" w:date="2025-12-11T14:17:00Z" w16du:dateUtc="2025-12-11T17:17:00Z">
                  <w:rPr>
                    <w:sz w:val="18"/>
                    <w:szCs w:val="18"/>
                  </w:rPr>
                </w:rPrChange>
              </w:rPr>
              <w:t>P8, P10</w:t>
            </w:r>
            <w:r w:rsidR="0046028E" w:rsidRPr="00BC6216">
              <w:rPr>
                <w:sz w:val="16"/>
                <w:szCs w:val="16"/>
                <w:rPrChange w:id="563" w:author="Dalton Solano dos Reis" w:date="2025-12-11T14:17:00Z" w16du:dateUtc="2025-12-11T17:17:00Z">
                  <w:rPr>
                    <w:sz w:val="18"/>
                    <w:szCs w:val="18"/>
                  </w:rPr>
                </w:rPrChange>
              </w:rPr>
              <w:t xml:space="preserve"> e</w:t>
            </w:r>
            <w:r w:rsidRPr="00BC6216">
              <w:rPr>
                <w:sz w:val="16"/>
                <w:szCs w:val="16"/>
                <w:rPrChange w:id="564" w:author="Dalton Solano dos Reis" w:date="2025-12-11T14:17:00Z" w16du:dateUtc="2025-12-11T17:17:00Z">
                  <w:rPr>
                    <w:sz w:val="18"/>
                    <w:szCs w:val="18"/>
                  </w:rPr>
                </w:rPrChange>
              </w:rPr>
              <w:t xml:space="preserve"> P11</w:t>
            </w:r>
          </w:p>
        </w:tc>
        <w:tc>
          <w:tcPr>
            <w:tcW w:w="2546" w:type="dxa"/>
            <w:gridSpan w:val="2"/>
            <w:tcPrChange w:id="565" w:author="Dalton Solano dos Reis" w:date="2025-12-11T14:17:00Z" w16du:dateUtc="2025-12-11T17:17:00Z">
              <w:tcPr>
                <w:tcW w:w="1836" w:type="dxa"/>
              </w:tcPr>
            </w:tcPrChange>
          </w:tcPr>
          <w:p w14:paraId="61EBDCEC" w14:textId="05B592E7" w:rsidR="002C324B" w:rsidRDefault="00161360" w:rsidP="002D052C">
            <w:pPr>
              <w:pStyle w:val="TF-TEXTO-QUADRO"/>
              <w:rPr>
                <w:sz w:val="18"/>
                <w:szCs w:val="18"/>
              </w:rPr>
            </w:pPr>
            <w:r w:rsidRPr="00161360">
              <w:rPr>
                <w:sz w:val="18"/>
                <w:szCs w:val="18"/>
              </w:rPr>
              <w:t>As perguntas sobre busca, categorias e sugestões medem se o app usa termos e estruturas compreensíveis</w:t>
            </w:r>
            <w:del w:id="566" w:author="Dalton Solano dos Reis" w:date="2025-12-11T14:17:00Z" w16du:dateUtc="2025-12-11T17:17:00Z">
              <w:r w:rsidRPr="00161360" w:rsidDel="00BC6216">
                <w:rPr>
                  <w:sz w:val="18"/>
                  <w:szCs w:val="18"/>
                </w:rPr>
                <w:delText>.</w:delText>
              </w:r>
            </w:del>
          </w:p>
        </w:tc>
      </w:tr>
      <w:tr w:rsidR="002C324B" w14:paraId="307D7703" w14:textId="41F5D731" w:rsidTr="00BC6216">
        <w:trPr>
          <w:trPrChange w:id="567" w:author="Dalton Solano dos Reis" w:date="2025-12-11T14:17:00Z" w16du:dateUtc="2025-12-11T17:17:00Z">
            <w:trPr>
              <w:jc w:val="center"/>
            </w:trPr>
          </w:trPrChange>
        </w:trPr>
        <w:tc>
          <w:tcPr>
            <w:tcW w:w="1838" w:type="dxa"/>
            <w:tcPrChange w:id="568" w:author="Dalton Solano dos Reis" w:date="2025-12-11T14:17:00Z" w16du:dateUtc="2025-12-11T17:17:00Z">
              <w:tcPr>
                <w:tcW w:w="1714" w:type="dxa"/>
              </w:tcPr>
            </w:tcPrChange>
          </w:tcPr>
          <w:p w14:paraId="6DABF288" w14:textId="64AD0722" w:rsidR="002C324B" w:rsidRDefault="008A13F3">
            <w:pPr>
              <w:pStyle w:val="TF-TEXTO-QUADRO"/>
              <w:rPr>
                <w:sz w:val="18"/>
                <w:szCs w:val="18"/>
              </w:rPr>
              <w:pPrChange w:id="569" w:author="Dalton Solano dos Reis" w:date="2025-12-11T14:16:00Z" w16du:dateUtc="2025-12-11T17:16:00Z">
                <w:pPr>
                  <w:pStyle w:val="TF-TEXTO-QUADRO"/>
                  <w:jc w:val="center"/>
                </w:pPr>
              </w:pPrChange>
            </w:pPr>
            <w:r>
              <w:rPr>
                <w:sz w:val="18"/>
                <w:szCs w:val="18"/>
              </w:rPr>
              <w:t xml:space="preserve">H3. Controle e Liberdade </w:t>
            </w:r>
            <w:r w:rsidR="00E30E99">
              <w:rPr>
                <w:sz w:val="18"/>
                <w:szCs w:val="18"/>
              </w:rPr>
              <w:t>do Usuário</w:t>
            </w:r>
          </w:p>
        </w:tc>
        <w:tc>
          <w:tcPr>
            <w:tcW w:w="3809" w:type="dxa"/>
            <w:tcPrChange w:id="570" w:author="Dalton Solano dos Reis" w:date="2025-12-11T14:17:00Z" w16du:dateUtc="2025-12-11T17:17:00Z">
              <w:tcPr>
                <w:tcW w:w="3933" w:type="dxa"/>
                <w:gridSpan w:val="2"/>
              </w:tcPr>
            </w:tcPrChange>
          </w:tcPr>
          <w:p w14:paraId="78844C94" w14:textId="7E51F077" w:rsidR="002C324B" w:rsidRDefault="00B766AC" w:rsidP="002D052C">
            <w:pPr>
              <w:pStyle w:val="TF-TEXTO-QUADRO"/>
              <w:rPr>
                <w:sz w:val="18"/>
                <w:szCs w:val="18"/>
              </w:rPr>
            </w:pPr>
            <w:r w:rsidRPr="00B766AC">
              <w:rPr>
                <w:sz w:val="18"/>
                <w:szCs w:val="18"/>
              </w:rPr>
              <w:t>O usuário deve poder desfazer ações ou navegar livremente</w:t>
            </w:r>
            <w:del w:id="571" w:author="Dalton Solano dos Reis" w:date="2025-12-11T14:17:00Z" w16du:dateUtc="2025-12-11T17:17:00Z">
              <w:r w:rsidRPr="00B766AC" w:rsidDel="00BC6216">
                <w:rPr>
                  <w:sz w:val="18"/>
                  <w:szCs w:val="18"/>
                </w:rPr>
                <w:delText>.</w:delText>
              </w:r>
            </w:del>
          </w:p>
        </w:tc>
        <w:tc>
          <w:tcPr>
            <w:tcW w:w="1436" w:type="dxa"/>
            <w:tcPrChange w:id="572" w:author="Dalton Solano dos Reis" w:date="2025-12-11T14:17:00Z" w16du:dateUtc="2025-12-11T17:17:00Z">
              <w:tcPr>
                <w:tcW w:w="2146" w:type="dxa"/>
                <w:gridSpan w:val="2"/>
              </w:tcPr>
            </w:tcPrChange>
          </w:tcPr>
          <w:p w14:paraId="067ACFAB" w14:textId="3567A36D" w:rsidR="002C324B" w:rsidRPr="00BC6216" w:rsidRDefault="00B37719" w:rsidP="002D052C">
            <w:pPr>
              <w:pStyle w:val="TF-TEXTO-QUADRO"/>
              <w:rPr>
                <w:sz w:val="16"/>
                <w:szCs w:val="16"/>
                <w:rPrChange w:id="573" w:author="Dalton Solano dos Reis" w:date="2025-12-11T14:17:00Z" w16du:dateUtc="2025-12-11T17:17:00Z">
                  <w:rPr>
                    <w:sz w:val="18"/>
                    <w:szCs w:val="18"/>
                  </w:rPr>
                </w:rPrChange>
              </w:rPr>
            </w:pPr>
            <w:r w:rsidRPr="00BC6216">
              <w:rPr>
                <w:sz w:val="16"/>
                <w:szCs w:val="16"/>
                <w:rPrChange w:id="574" w:author="Dalton Solano dos Reis" w:date="2025-12-11T14:17:00Z" w16du:dateUtc="2025-12-11T17:17:00Z">
                  <w:rPr>
                    <w:sz w:val="18"/>
                    <w:szCs w:val="18"/>
                  </w:rPr>
                </w:rPrChange>
              </w:rPr>
              <w:t>P10, P11</w:t>
            </w:r>
            <w:r w:rsidR="0046028E" w:rsidRPr="00BC6216">
              <w:rPr>
                <w:sz w:val="16"/>
                <w:szCs w:val="16"/>
                <w:rPrChange w:id="575" w:author="Dalton Solano dos Reis" w:date="2025-12-11T14:17:00Z" w16du:dateUtc="2025-12-11T17:17:00Z">
                  <w:rPr>
                    <w:sz w:val="18"/>
                    <w:szCs w:val="18"/>
                  </w:rPr>
                </w:rPrChange>
              </w:rPr>
              <w:t xml:space="preserve"> e</w:t>
            </w:r>
            <w:r w:rsidR="008A195A" w:rsidRPr="00BC6216">
              <w:rPr>
                <w:sz w:val="16"/>
                <w:szCs w:val="16"/>
                <w:rPrChange w:id="576" w:author="Dalton Solano dos Reis" w:date="2025-12-11T14:17:00Z" w16du:dateUtc="2025-12-11T17:17:00Z">
                  <w:rPr>
                    <w:sz w:val="18"/>
                    <w:szCs w:val="18"/>
                  </w:rPr>
                </w:rPrChange>
              </w:rPr>
              <w:t xml:space="preserve"> </w:t>
            </w:r>
            <w:r w:rsidRPr="00BC6216">
              <w:rPr>
                <w:sz w:val="16"/>
                <w:szCs w:val="16"/>
                <w:rPrChange w:id="577" w:author="Dalton Solano dos Reis" w:date="2025-12-11T14:17:00Z" w16du:dateUtc="2025-12-11T17:17:00Z">
                  <w:rPr>
                    <w:sz w:val="18"/>
                    <w:szCs w:val="18"/>
                  </w:rPr>
                </w:rPrChange>
              </w:rPr>
              <w:t>P13</w:t>
            </w:r>
          </w:p>
        </w:tc>
        <w:tc>
          <w:tcPr>
            <w:tcW w:w="2546" w:type="dxa"/>
            <w:gridSpan w:val="2"/>
            <w:tcPrChange w:id="578" w:author="Dalton Solano dos Reis" w:date="2025-12-11T14:17:00Z" w16du:dateUtc="2025-12-11T17:17:00Z">
              <w:tcPr>
                <w:tcW w:w="1836" w:type="dxa"/>
              </w:tcPr>
            </w:tcPrChange>
          </w:tcPr>
          <w:p w14:paraId="0F4D3C9C" w14:textId="48C3DCAA" w:rsidR="002C324B" w:rsidRDefault="00B37719" w:rsidP="002D052C">
            <w:pPr>
              <w:pStyle w:val="TF-TEXTO-QUADRO"/>
              <w:rPr>
                <w:sz w:val="18"/>
                <w:szCs w:val="18"/>
              </w:rPr>
            </w:pPr>
            <w:r w:rsidRPr="00B37719">
              <w:rPr>
                <w:sz w:val="18"/>
                <w:szCs w:val="18"/>
              </w:rPr>
              <w:t>Relaciona-se com funcionalidades opcionais (categorias, sugestões) e percepção de controle</w:t>
            </w:r>
            <w:del w:id="579" w:author="Dalton Solano dos Reis" w:date="2025-12-11T14:17:00Z" w16du:dateUtc="2025-12-11T17:17:00Z">
              <w:r w:rsidRPr="00B37719" w:rsidDel="00BC6216">
                <w:rPr>
                  <w:sz w:val="18"/>
                  <w:szCs w:val="18"/>
                </w:rPr>
                <w:delText>.</w:delText>
              </w:r>
            </w:del>
          </w:p>
        </w:tc>
      </w:tr>
      <w:tr w:rsidR="002C324B" w14:paraId="4CE7C3DB" w14:textId="1FF0CF6A" w:rsidTr="00BC6216">
        <w:trPr>
          <w:trPrChange w:id="580" w:author="Dalton Solano dos Reis" w:date="2025-12-11T14:17:00Z" w16du:dateUtc="2025-12-11T17:17:00Z">
            <w:trPr>
              <w:jc w:val="center"/>
            </w:trPr>
          </w:trPrChange>
        </w:trPr>
        <w:tc>
          <w:tcPr>
            <w:tcW w:w="1838" w:type="dxa"/>
            <w:tcPrChange w:id="581" w:author="Dalton Solano dos Reis" w:date="2025-12-11T14:17:00Z" w16du:dateUtc="2025-12-11T17:17:00Z">
              <w:tcPr>
                <w:tcW w:w="1714" w:type="dxa"/>
              </w:tcPr>
            </w:tcPrChange>
          </w:tcPr>
          <w:p w14:paraId="584B8827" w14:textId="67540792" w:rsidR="002C324B" w:rsidRDefault="00E30E99">
            <w:pPr>
              <w:pStyle w:val="TF-TEXTO-QUADRO"/>
              <w:rPr>
                <w:sz w:val="18"/>
                <w:szCs w:val="18"/>
              </w:rPr>
              <w:pPrChange w:id="582" w:author="Dalton Solano dos Reis" w:date="2025-12-11T14:16:00Z" w16du:dateUtc="2025-12-11T17:16:00Z">
                <w:pPr>
                  <w:pStyle w:val="TF-TEXTO-QUADRO"/>
                  <w:jc w:val="center"/>
                </w:pPr>
              </w:pPrChange>
            </w:pPr>
            <w:r>
              <w:rPr>
                <w:sz w:val="18"/>
                <w:szCs w:val="18"/>
              </w:rPr>
              <w:t>H4. Consistência e Padrões</w:t>
            </w:r>
          </w:p>
        </w:tc>
        <w:tc>
          <w:tcPr>
            <w:tcW w:w="3809" w:type="dxa"/>
            <w:tcPrChange w:id="583" w:author="Dalton Solano dos Reis" w:date="2025-12-11T14:17:00Z" w16du:dateUtc="2025-12-11T17:17:00Z">
              <w:tcPr>
                <w:tcW w:w="3933" w:type="dxa"/>
                <w:gridSpan w:val="2"/>
              </w:tcPr>
            </w:tcPrChange>
          </w:tcPr>
          <w:p w14:paraId="64B326BE" w14:textId="486FC0F1" w:rsidR="002C324B" w:rsidRDefault="00B37719" w:rsidP="002D052C">
            <w:pPr>
              <w:pStyle w:val="TF-TEXTO-QUADRO"/>
              <w:rPr>
                <w:sz w:val="18"/>
                <w:szCs w:val="18"/>
              </w:rPr>
            </w:pPr>
            <w:r w:rsidRPr="00B37719">
              <w:rPr>
                <w:sz w:val="18"/>
                <w:szCs w:val="18"/>
              </w:rPr>
              <w:t>Os usuários não devem ter dúvidas se palavras, situações ou ações diferentes significam a mesma coisa</w:t>
            </w:r>
            <w:del w:id="584" w:author="Dalton Solano dos Reis" w:date="2025-12-11T14:17:00Z" w16du:dateUtc="2025-12-11T17:17:00Z">
              <w:r w:rsidRPr="00B37719" w:rsidDel="00BC6216">
                <w:rPr>
                  <w:sz w:val="18"/>
                  <w:szCs w:val="18"/>
                </w:rPr>
                <w:delText>.</w:delText>
              </w:r>
            </w:del>
          </w:p>
        </w:tc>
        <w:tc>
          <w:tcPr>
            <w:tcW w:w="1436" w:type="dxa"/>
            <w:tcPrChange w:id="585" w:author="Dalton Solano dos Reis" w:date="2025-12-11T14:17:00Z" w16du:dateUtc="2025-12-11T17:17:00Z">
              <w:tcPr>
                <w:tcW w:w="2146" w:type="dxa"/>
                <w:gridSpan w:val="2"/>
              </w:tcPr>
            </w:tcPrChange>
          </w:tcPr>
          <w:p w14:paraId="47E23A6A" w14:textId="226768FA" w:rsidR="002C324B" w:rsidRPr="00BC6216" w:rsidRDefault="0046028E" w:rsidP="002D052C">
            <w:pPr>
              <w:pStyle w:val="TF-TEXTO-QUADRO"/>
              <w:rPr>
                <w:sz w:val="16"/>
                <w:szCs w:val="16"/>
                <w:rPrChange w:id="586" w:author="Dalton Solano dos Reis" w:date="2025-12-11T14:17:00Z" w16du:dateUtc="2025-12-11T17:17:00Z">
                  <w:rPr>
                    <w:sz w:val="18"/>
                    <w:szCs w:val="18"/>
                  </w:rPr>
                </w:rPrChange>
              </w:rPr>
            </w:pPr>
            <w:r w:rsidRPr="00BC6216">
              <w:rPr>
                <w:sz w:val="16"/>
                <w:szCs w:val="16"/>
                <w:rPrChange w:id="587" w:author="Dalton Solano dos Reis" w:date="2025-12-11T14:17:00Z" w16du:dateUtc="2025-12-11T17:17:00Z">
                  <w:rPr>
                    <w:sz w:val="18"/>
                    <w:szCs w:val="18"/>
                  </w:rPr>
                </w:rPrChange>
              </w:rPr>
              <w:t>P6 e P8</w:t>
            </w:r>
          </w:p>
        </w:tc>
        <w:tc>
          <w:tcPr>
            <w:tcW w:w="2546" w:type="dxa"/>
            <w:gridSpan w:val="2"/>
            <w:tcPrChange w:id="588" w:author="Dalton Solano dos Reis" w:date="2025-12-11T14:17:00Z" w16du:dateUtc="2025-12-11T17:17:00Z">
              <w:tcPr>
                <w:tcW w:w="1836" w:type="dxa"/>
              </w:tcPr>
            </w:tcPrChange>
          </w:tcPr>
          <w:p w14:paraId="7451D39F" w14:textId="4612F716" w:rsidR="002C324B" w:rsidRDefault="0046028E" w:rsidP="002D052C">
            <w:pPr>
              <w:pStyle w:val="TF-TEXTO-QUADRO"/>
              <w:rPr>
                <w:sz w:val="18"/>
                <w:szCs w:val="18"/>
              </w:rPr>
            </w:pPr>
            <w:r w:rsidRPr="0046028E">
              <w:rPr>
                <w:sz w:val="18"/>
                <w:szCs w:val="18"/>
              </w:rPr>
              <w:t>Avalia design e consistência da interface e funcionalidades</w:t>
            </w:r>
            <w:del w:id="589" w:author="Dalton Solano dos Reis" w:date="2025-12-11T14:17:00Z" w16du:dateUtc="2025-12-11T17:17:00Z">
              <w:r w:rsidRPr="0046028E" w:rsidDel="00BC6216">
                <w:rPr>
                  <w:sz w:val="18"/>
                  <w:szCs w:val="18"/>
                </w:rPr>
                <w:delText>.</w:delText>
              </w:r>
            </w:del>
          </w:p>
        </w:tc>
      </w:tr>
      <w:tr w:rsidR="002C324B" w14:paraId="5D46AC91" w14:textId="4CD38551" w:rsidTr="00BC6216">
        <w:trPr>
          <w:trPrChange w:id="590" w:author="Dalton Solano dos Reis" w:date="2025-12-11T14:17:00Z" w16du:dateUtc="2025-12-11T17:17:00Z">
            <w:trPr>
              <w:jc w:val="center"/>
            </w:trPr>
          </w:trPrChange>
        </w:trPr>
        <w:tc>
          <w:tcPr>
            <w:tcW w:w="1838" w:type="dxa"/>
            <w:tcPrChange w:id="591" w:author="Dalton Solano dos Reis" w:date="2025-12-11T14:17:00Z" w16du:dateUtc="2025-12-11T17:17:00Z">
              <w:tcPr>
                <w:tcW w:w="1714" w:type="dxa"/>
              </w:tcPr>
            </w:tcPrChange>
          </w:tcPr>
          <w:p w14:paraId="7251901B" w14:textId="17718D29" w:rsidR="002C324B" w:rsidRDefault="00E30E99">
            <w:pPr>
              <w:pStyle w:val="TF-TEXTO-QUADRO"/>
              <w:rPr>
                <w:sz w:val="18"/>
                <w:szCs w:val="18"/>
              </w:rPr>
              <w:pPrChange w:id="592" w:author="Dalton Solano dos Reis" w:date="2025-12-11T14:16:00Z" w16du:dateUtc="2025-12-11T17:16:00Z">
                <w:pPr>
                  <w:pStyle w:val="TF-TEXTO-QUADRO"/>
                  <w:jc w:val="center"/>
                </w:pPr>
              </w:pPrChange>
            </w:pPr>
            <w:r>
              <w:rPr>
                <w:sz w:val="18"/>
                <w:szCs w:val="18"/>
              </w:rPr>
              <w:t>H5. Prevenção de erros</w:t>
            </w:r>
          </w:p>
        </w:tc>
        <w:tc>
          <w:tcPr>
            <w:tcW w:w="3809" w:type="dxa"/>
            <w:tcPrChange w:id="593" w:author="Dalton Solano dos Reis" w:date="2025-12-11T14:17:00Z" w16du:dateUtc="2025-12-11T17:17:00Z">
              <w:tcPr>
                <w:tcW w:w="3933" w:type="dxa"/>
                <w:gridSpan w:val="2"/>
              </w:tcPr>
            </w:tcPrChange>
          </w:tcPr>
          <w:p w14:paraId="3E125D0F" w14:textId="67C07427" w:rsidR="002C324B" w:rsidRDefault="00C30521" w:rsidP="002D052C">
            <w:pPr>
              <w:pStyle w:val="TF-TEXTO-QUADRO"/>
              <w:rPr>
                <w:sz w:val="18"/>
                <w:szCs w:val="18"/>
              </w:rPr>
            </w:pPr>
            <w:r w:rsidRPr="00C30521">
              <w:rPr>
                <w:sz w:val="18"/>
                <w:szCs w:val="18"/>
              </w:rPr>
              <w:t>O sistema deve ser projetado para evitar</w:t>
            </w:r>
            <w:r>
              <w:rPr>
                <w:sz w:val="18"/>
                <w:szCs w:val="18"/>
              </w:rPr>
              <w:t xml:space="preserve"> e validar</w:t>
            </w:r>
            <w:r w:rsidRPr="00C30521">
              <w:rPr>
                <w:sz w:val="18"/>
                <w:szCs w:val="18"/>
              </w:rPr>
              <w:t xml:space="preserve"> erros antes que eles ocorram</w:t>
            </w:r>
            <w:del w:id="594" w:author="Dalton Solano dos Reis" w:date="2025-12-11T14:17:00Z" w16du:dateUtc="2025-12-11T17:17:00Z">
              <w:r w:rsidRPr="00C30521" w:rsidDel="00BC6216">
                <w:rPr>
                  <w:sz w:val="18"/>
                  <w:szCs w:val="18"/>
                </w:rPr>
                <w:delText>.</w:delText>
              </w:r>
            </w:del>
          </w:p>
        </w:tc>
        <w:tc>
          <w:tcPr>
            <w:tcW w:w="1436" w:type="dxa"/>
            <w:tcPrChange w:id="595" w:author="Dalton Solano dos Reis" w:date="2025-12-11T14:17:00Z" w16du:dateUtc="2025-12-11T17:17:00Z">
              <w:tcPr>
                <w:tcW w:w="2146" w:type="dxa"/>
                <w:gridSpan w:val="2"/>
              </w:tcPr>
            </w:tcPrChange>
          </w:tcPr>
          <w:p w14:paraId="6188EF06" w14:textId="48C6DB6E" w:rsidR="002C324B" w:rsidRPr="00BC6216" w:rsidRDefault="00C30521" w:rsidP="002D052C">
            <w:pPr>
              <w:pStyle w:val="TF-TEXTO-QUADRO"/>
              <w:rPr>
                <w:sz w:val="16"/>
                <w:szCs w:val="16"/>
                <w:rPrChange w:id="596" w:author="Dalton Solano dos Reis" w:date="2025-12-11T14:17:00Z" w16du:dateUtc="2025-12-11T17:17:00Z">
                  <w:rPr>
                    <w:sz w:val="18"/>
                    <w:szCs w:val="18"/>
                  </w:rPr>
                </w:rPrChange>
              </w:rPr>
            </w:pPr>
            <w:r w:rsidRPr="00BC6216">
              <w:rPr>
                <w:sz w:val="16"/>
                <w:szCs w:val="16"/>
                <w:rPrChange w:id="597" w:author="Dalton Solano dos Reis" w:date="2025-12-11T14:17:00Z" w16du:dateUtc="2025-12-11T17:17:00Z">
                  <w:rPr>
                    <w:sz w:val="18"/>
                    <w:szCs w:val="18"/>
                  </w:rPr>
                </w:rPrChange>
              </w:rPr>
              <w:t>P7 e P12</w:t>
            </w:r>
          </w:p>
        </w:tc>
        <w:tc>
          <w:tcPr>
            <w:tcW w:w="2546" w:type="dxa"/>
            <w:gridSpan w:val="2"/>
            <w:tcPrChange w:id="598" w:author="Dalton Solano dos Reis" w:date="2025-12-11T14:17:00Z" w16du:dateUtc="2025-12-11T17:17:00Z">
              <w:tcPr>
                <w:tcW w:w="1836" w:type="dxa"/>
              </w:tcPr>
            </w:tcPrChange>
          </w:tcPr>
          <w:p w14:paraId="69AE55D5" w14:textId="76952BEA" w:rsidR="002C324B" w:rsidRDefault="0014619C" w:rsidP="002D052C">
            <w:pPr>
              <w:pStyle w:val="TF-TEXTO-QUADRO"/>
              <w:rPr>
                <w:sz w:val="18"/>
                <w:szCs w:val="18"/>
              </w:rPr>
            </w:pPr>
            <w:r w:rsidRPr="0014619C">
              <w:rPr>
                <w:sz w:val="18"/>
                <w:szCs w:val="18"/>
              </w:rPr>
              <w:t>Pergunta sobre dificuldades técnicas e funcionamento correto do mapa</w:t>
            </w:r>
            <w:del w:id="599" w:author="Dalton Solano dos Reis" w:date="2025-12-11T14:17:00Z" w16du:dateUtc="2025-12-11T17:17:00Z">
              <w:r w:rsidRPr="0014619C" w:rsidDel="00BC6216">
                <w:rPr>
                  <w:sz w:val="18"/>
                  <w:szCs w:val="18"/>
                </w:rPr>
                <w:delText>.</w:delText>
              </w:r>
            </w:del>
          </w:p>
        </w:tc>
      </w:tr>
      <w:tr w:rsidR="00E30E99" w14:paraId="589F33FA" w14:textId="77777777" w:rsidTr="00BC6216">
        <w:trPr>
          <w:trPrChange w:id="600" w:author="Dalton Solano dos Reis" w:date="2025-12-11T14:17:00Z" w16du:dateUtc="2025-12-11T17:17:00Z">
            <w:trPr>
              <w:jc w:val="center"/>
            </w:trPr>
          </w:trPrChange>
        </w:trPr>
        <w:tc>
          <w:tcPr>
            <w:tcW w:w="1838" w:type="dxa"/>
            <w:tcPrChange w:id="601" w:author="Dalton Solano dos Reis" w:date="2025-12-11T14:17:00Z" w16du:dateUtc="2025-12-11T17:17:00Z">
              <w:tcPr>
                <w:tcW w:w="1714" w:type="dxa"/>
              </w:tcPr>
            </w:tcPrChange>
          </w:tcPr>
          <w:p w14:paraId="133BA375" w14:textId="5F0F1A63" w:rsidR="00E30E99" w:rsidRDefault="00E30E99">
            <w:pPr>
              <w:pStyle w:val="TF-TEXTO-QUADRO"/>
              <w:rPr>
                <w:sz w:val="18"/>
                <w:szCs w:val="18"/>
              </w:rPr>
              <w:pPrChange w:id="602" w:author="Dalton Solano dos Reis" w:date="2025-12-11T14:16:00Z" w16du:dateUtc="2025-12-11T17:16:00Z">
                <w:pPr>
                  <w:pStyle w:val="TF-TEXTO-QUADRO"/>
                  <w:jc w:val="center"/>
                </w:pPr>
              </w:pPrChange>
            </w:pPr>
            <w:r>
              <w:rPr>
                <w:sz w:val="18"/>
                <w:szCs w:val="18"/>
              </w:rPr>
              <w:t xml:space="preserve">H6. </w:t>
            </w:r>
            <w:r w:rsidR="00410EC7">
              <w:rPr>
                <w:sz w:val="18"/>
                <w:szCs w:val="18"/>
              </w:rPr>
              <w:t>Reconhecimento em vez de recordação</w:t>
            </w:r>
          </w:p>
        </w:tc>
        <w:tc>
          <w:tcPr>
            <w:tcW w:w="3809" w:type="dxa"/>
            <w:tcPrChange w:id="603" w:author="Dalton Solano dos Reis" w:date="2025-12-11T14:17:00Z" w16du:dateUtc="2025-12-11T17:17:00Z">
              <w:tcPr>
                <w:tcW w:w="3933" w:type="dxa"/>
                <w:gridSpan w:val="2"/>
              </w:tcPr>
            </w:tcPrChange>
          </w:tcPr>
          <w:p w14:paraId="71FA6DA8" w14:textId="058E65AC" w:rsidR="00E30E99" w:rsidRDefault="00325B79" w:rsidP="002D052C">
            <w:pPr>
              <w:pStyle w:val="TF-TEXTO-QUADRO"/>
              <w:rPr>
                <w:sz w:val="18"/>
                <w:szCs w:val="18"/>
              </w:rPr>
            </w:pPr>
            <w:r w:rsidRPr="00325B79">
              <w:rPr>
                <w:sz w:val="18"/>
                <w:szCs w:val="18"/>
              </w:rPr>
              <w:t>O usuário não deve precisar memorizar informações de uma parte da interface para outra</w:t>
            </w:r>
            <w:del w:id="604" w:author="Dalton Solano dos Reis" w:date="2025-12-11T14:17:00Z" w16du:dateUtc="2025-12-11T17:17:00Z">
              <w:r w:rsidDel="00BC6216">
                <w:rPr>
                  <w:sz w:val="18"/>
                  <w:szCs w:val="18"/>
                </w:rPr>
                <w:delText>.</w:delText>
              </w:r>
            </w:del>
          </w:p>
        </w:tc>
        <w:tc>
          <w:tcPr>
            <w:tcW w:w="1436" w:type="dxa"/>
            <w:tcPrChange w:id="605" w:author="Dalton Solano dos Reis" w:date="2025-12-11T14:17:00Z" w16du:dateUtc="2025-12-11T17:17:00Z">
              <w:tcPr>
                <w:tcW w:w="2146" w:type="dxa"/>
                <w:gridSpan w:val="2"/>
              </w:tcPr>
            </w:tcPrChange>
          </w:tcPr>
          <w:p w14:paraId="2F4DC20A" w14:textId="0408CC70" w:rsidR="00E30E99" w:rsidRPr="00BC6216" w:rsidRDefault="00325B79" w:rsidP="002D052C">
            <w:pPr>
              <w:pStyle w:val="TF-TEXTO-QUADRO"/>
              <w:rPr>
                <w:sz w:val="16"/>
                <w:szCs w:val="16"/>
                <w:rPrChange w:id="606" w:author="Dalton Solano dos Reis" w:date="2025-12-11T14:17:00Z" w16du:dateUtc="2025-12-11T17:17:00Z">
                  <w:rPr>
                    <w:sz w:val="18"/>
                    <w:szCs w:val="18"/>
                  </w:rPr>
                </w:rPrChange>
              </w:rPr>
            </w:pPr>
            <w:r w:rsidRPr="00BC6216">
              <w:rPr>
                <w:sz w:val="16"/>
                <w:szCs w:val="16"/>
                <w:rPrChange w:id="607" w:author="Dalton Solano dos Reis" w:date="2025-12-11T14:17:00Z" w16du:dateUtc="2025-12-11T17:17:00Z">
                  <w:rPr>
                    <w:sz w:val="18"/>
                    <w:szCs w:val="18"/>
                  </w:rPr>
                </w:rPrChange>
              </w:rPr>
              <w:t>P8 e P10</w:t>
            </w:r>
          </w:p>
        </w:tc>
        <w:tc>
          <w:tcPr>
            <w:tcW w:w="2546" w:type="dxa"/>
            <w:gridSpan w:val="2"/>
            <w:tcPrChange w:id="608" w:author="Dalton Solano dos Reis" w:date="2025-12-11T14:17:00Z" w16du:dateUtc="2025-12-11T17:17:00Z">
              <w:tcPr>
                <w:tcW w:w="1836" w:type="dxa"/>
              </w:tcPr>
            </w:tcPrChange>
          </w:tcPr>
          <w:p w14:paraId="5519C4C9" w14:textId="46042ADC" w:rsidR="00E30E99" w:rsidRDefault="00585D26" w:rsidP="002D052C">
            <w:pPr>
              <w:pStyle w:val="TF-TEXTO-QUADRO"/>
              <w:rPr>
                <w:sz w:val="18"/>
                <w:szCs w:val="18"/>
              </w:rPr>
            </w:pPr>
            <w:r w:rsidRPr="00585D26">
              <w:rPr>
                <w:sz w:val="18"/>
                <w:szCs w:val="18"/>
              </w:rPr>
              <w:t>Funcionalidades que facilitam a busca e seleção, reduzindo esforço cognitivo</w:t>
            </w:r>
            <w:del w:id="609" w:author="Dalton Solano dos Reis" w:date="2025-12-11T14:17:00Z" w16du:dateUtc="2025-12-11T17:17:00Z">
              <w:r w:rsidRPr="00585D26" w:rsidDel="00BC6216">
                <w:rPr>
                  <w:sz w:val="18"/>
                  <w:szCs w:val="18"/>
                </w:rPr>
                <w:delText>.</w:delText>
              </w:r>
            </w:del>
          </w:p>
        </w:tc>
      </w:tr>
      <w:tr w:rsidR="00E30E99" w14:paraId="60C34BDE" w14:textId="77777777" w:rsidTr="00BC6216">
        <w:trPr>
          <w:trPrChange w:id="610" w:author="Dalton Solano dos Reis" w:date="2025-12-11T14:17:00Z" w16du:dateUtc="2025-12-11T17:17:00Z">
            <w:trPr>
              <w:jc w:val="center"/>
            </w:trPr>
          </w:trPrChange>
        </w:trPr>
        <w:tc>
          <w:tcPr>
            <w:tcW w:w="1838" w:type="dxa"/>
            <w:tcPrChange w:id="611" w:author="Dalton Solano dos Reis" w:date="2025-12-11T14:17:00Z" w16du:dateUtc="2025-12-11T17:17:00Z">
              <w:tcPr>
                <w:tcW w:w="1714" w:type="dxa"/>
              </w:tcPr>
            </w:tcPrChange>
          </w:tcPr>
          <w:p w14:paraId="0524E0F1" w14:textId="6C09F79C" w:rsidR="00E30E99" w:rsidRDefault="00410EC7">
            <w:pPr>
              <w:pStyle w:val="TF-TEXTO-QUADRO"/>
              <w:rPr>
                <w:sz w:val="18"/>
                <w:szCs w:val="18"/>
              </w:rPr>
              <w:pPrChange w:id="612" w:author="Dalton Solano dos Reis" w:date="2025-12-11T14:16:00Z" w16du:dateUtc="2025-12-11T17:16:00Z">
                <w:pPr>
                  <w:pStyle w:val="TF-TEXTO-QUADRO"/>
                  <w:jc w:val="center"/>
                </w:pPr>
              </w:pPrChange>
            </w:pPr>
            <w:r>
              <w:rPr>
                <w:sz w:val="18"/>
                <w:szCs w:val="18"/>
              </w:rPr>
              <w:lastRenderedPageBreak/>
              <w:t>H7. Flexibilidade e Eficiência de Uso</w:t>
            </w:r>
          </w:p>
        </w:tc>
        <w:tc>
          <w:tcPr>
            <w:tcW w:w="3809" w:type="dxa"/>
            <w:tcPrChange w:id="613" w:author="Dalton Solano dos Reis" w:date="2025-12-11T14:17:00Z" w16du:dateUtc="2025-12-11T17:17:00Z">
              <w:tcPr>
                <w:tcW w:w="3933" w:type="dxa"/>
                <w:gridSpan w:val="2"/>
              </w:tcPr>
            </w:tcPrChange>
          </w:tcPr>
          <w:p w14:paraId="72D63824" w14:textId="112BDCFE" w:rsidR="00E30E99" w:rsidRDefault="00585D26" w:rsidP="002D052C">
            <w:pPr>
              <w:pStyle w:val="TF-TEXTO-QUADRO"/>
              <w:rPr>
                <w:sz w:val="18"/>
                <w:szCs w:val="18"/>
              </w:rPr>
            </w:pPr>
            <w:r w:rsidRPr="00585D26">
              <w:rPr>
                <w:sz w:val="18"/>
                <w:szCs w:val="18"/>
              </w:rPr>
              <w:t>O sistema deve atender tanto iniciantes quanto experientes</w:t>
            </w:r>
            <w:del w:id="614" w:author="Dalton Solano dos Reis" w:date="2025-12-11T14:17:00Z" w16du:dateUtc="2025-12-11T17:17:00Z">
              <w:r w:rsidRPr="00585D26" w:rsidDel="00BC6216">
                <w:rPr>
                  <w:sz w:val="18"/>
                  <w:szCs w:val="18"/>
                </w:rPr>
                <w:delText>.</w:delText>
              </w:r>
            </w:del>
          </w:p>
        </w:tc>
        <w:tc>
          <w:tcPr>
            <w:tcW w:w="1436" w:type="dxa"/>
            <w:tcPrChange w:id="615" w:author="Dalton Solano dos Reis" w:date="2025-12-11T14:17:00Z" w16du:dateUtc="2025-12-11T17:17:00Z">
              <w:tcPr>
                <w:tcW w:w="2146" w:type="dxa"/>
                <w:gridSpan w:val="2"/>
              </w:tcPr>
            </w:tcPrChange>
          </w:tcPr>
          <w:p w14:paraId="1F34BEEE" w14:textId="18CC23F9" w:rsidR="00E30E99" w:rsidRPr="00BC6216" w:rsidRDefault="008A195A" w:rsidP="002D052C">
            <w:pPr>
              <w:pStyle w:val="TF-TEXTO-QUADRO"/>
              <w:rPr>
                <w:sz w:val="16"/>
                <w:szCs w:val="16"/>
                <w:rPrChange w:id="616" w:author="Dalton Solano dos Reis" w:date="2025-12-11T14:17:00Z" w16du:dateUtc="2025-12-11T17:17:00Z">
                  <w:rPr>
                    <w:sz w:val="18"/>
                    <w:szCs w:val="18"/>
                  </w:rPr>
                </w:rPrChange>
              </w:rPr>
            </w:pPr>
            <w:r w:rsidRPr="00BC6216">
              <w:rPr>
                <w:sz w:val="16"/>
                <w:szCs w:val="16"/>
                <w:rPrChange w:id="617" w:author="Dalton Solano dos Reis" w:date="2025-12-11T14:17:00Z" w16du:dateUtc="2025-12-11T17:17:00Z">
                  <w:rPr>
                    <w:sz w:val="18"/>
                    <w:szCs w:val="18"/>
                  </w:rPr>
                </w:rPrChange>
              </w:rPr>
              <w:t>P4, P8, P10 e P11</w:t>
            </w:r>
          </w:p>
        </w:tc>
        <w:tc>
          <w:tcPr>
            <w:tcW w:w="2546" w:type="dxa"/>
            <w:gridSpan w:val="2"/>
            <w:tcPrChange w:id="618" w:author="Dalton Solano dos Reis" w:date="2025-12-11T14:17:00Z" w16du:dateUtc="2025-12-11T17:17:00Z">
              <w:tcPr>
                <w:tcW w:w="1836" w:type="dxa"/>
              </w:tcPr>
            </w:tcPrChange>
          </w:tcPr>
          <w:p w14:paraId="458D820F" w14:textId="4A60E08C" w:rsidR="00E30E99" w:rsidRDefault="008A195A" w:rsidP="002D052C">
            <w:pPr>
              <w:pStyle w:val="TF-TEXTO-QUADRO"/>
              <w:rPr>
                <w:sz w:val="18"/>
                <w:szCs w:val="18"/>
              </w:rPr>
            </w:pPr>
            <w:r w:rsidRPr="008A195A">
              <w:rPr>
                <w:sz w:val="18"/>
                <w:szCs w:val="18"/>
              </w:rPr>
              <w:t xml:space="preserve">Perguntas sobre </w:t>
            </w:r>
            <w:r w:rsidR="00810968">
              <w:rPr>
                <w:sz w:val="18"/>
                <w:szCs w:val="18"/>
              </w:rPr>
              <w:t>as</w:t>
            </w:r>
            <w:r w:rsidRPr="008A195A">
              <w:rPr>
                <w:sz w:val="18"/>
                <w:szCs w:val="18"/>
              </w:rPr>
              <w:t xml:space="preserve"> funcionalidades indicam</w:t>
            </w:r>
            <w:r w:rsidR="00810968">
              <w:rPr>
                <w:sz w:val="18"/>
                <w:szCs w:val="18"/>
              </w:rPr>
              <w:t xml:space="preserve"> a</w:t>
            </w:r>
            <w:r w:rsidRPr="008A195A">
              <w:rPr>
                <w:sz w:val="18"/>
                <w:szCs w:val="18"/>
              </w:rPr>
              <w:t xml:space="preserve"> adaptação </w:t>
            </w:r>
            <w:r w:rsidR="00810968">
              <w:rPr>
                <w:sz w:val="18"/>
                <w:szCs w:val="18"/>
              </w:rPr>
              <w:t>de</w:t>
            </w:r>
            <w:r w:rsidRPr="008A195A">
              <w:rPr>
                <w:sz w:val="18"/>
                <w:szCs w:val="18"/>
              </w:rPr>
              <w:t xml:space="preserve"> diferentes perfis</w:t>
            </w:r>
            <w:del w:id="619" w:author="Dalton Solano dos Reis" w:date="2025-12-11T14:17:00Z" w16du:dateUtc="2025-12-11T17:17:00Z">
              <w:r w:rsidRPr="008A195A" w:rsidDel="00BC6216">
                <w:rPr>
                  <w:sz w:val="18"/>
                  <w:szCs w:val="18"/>
                </w:rPr>
                <w:delText>.</w:delText>
              </w:r>
            </w:del>
          </w:p>
        </w:tc>
      </w:tr>
      <w:tr w:rsidR="00E30E99" w14:paraId="57061FA6" w14:textId="77777777" w:rsidTr="00BC6216">
        <w:trPr>
          <w:trPrChange w:id="620" w:author="Dalton Solano dos Reis" w:date="2025-12-11T14:17:00Z" w16du:dateUtc="2025-12-11T17:17:00Z">
            <w:trPr>
              <w:jc w:val="center"/>
            </w:trPr>
          </w:trPrChange>
        </w:trPr>
        <w:tc>
          <w:tcPr>
            <w:tcW w:w="1838" w:type="dxa"/>
            <w:tcPrChange w:id="621" w:author="Dalton Solano dos Reis" w:date="2025-12-11T14:17:00Z" w16du:dateUtc="2025-12-11T17:17:00Z">
              <w:tcPr>
                <w:tcW w:w="1714" w:type="dxa"/>
              </w:tcPr>
            </w:tcPrChange>
          </w:tcPr>
          <w:p w14:paraId="4A1D68A5" w14:textId="79B35E1C" w:rsidR="00E30E99" w:rsidRDefault="00410EC7">
            <w:pPr>
              <w:pStyle w:val="TF-TEXTO-QUADRO"/>
              <w:rPr>
                <w:sz w:val="18"/>
                <w:szCs w:val="18"/>
              </w:rPr>
              <w:pPrChange w:id="622" w:author="Dalton Solano dos Reis" w:date="2025-12-11T14:16:00Z" w16du:dateUtc="2025-12-11T17:16:00Z">
                <w:pPr>
                  <w:pStyle w:val="TF-TEXTO-QUADRO"/>
                  <w:jc w:val="center"/>
                </w:pPr>
              </w:pPrChange>
            </w:pPr>
            <w:r>
              <w:rPr>
                <w:sz w:val="18"/>
                <w:szCs w:val="18"/>
              </w:rPr>
              <w:t>H8. Design Estético e Minimalista</w:t>
            </w:r>
          </w:p>
        </w:tc>
        <w:tc>
          <w:tcPr>
            <w:tcW w:w="3809" w:type="dxa"/>
            <w:tcPrChange w:id="623" w:author="Dalton Solano dos Reis" w:date="2025-12-11T14:17:00Z" w16du:dateUtc="2025-12-11T17:17:00Z">
              <w:tcPr>
                <w:tcW w:w="3933" w:type="dxa"/>
                <w:gridSpan w:val="2"/>
              </w:tcPr>
            </w:tcPrChange>
          </w:tcPr>
          <w:p w14:paraId="65446512" w14:textId="2BD8E29C" w:rsidR="00E30E99" w:rsidRDefault="00810968" w:rsidP="002D052C">
            <w:pPr>
              <w:pStyle w:val="TF-TEXTO-QUADRO"/>
              <w:rPr>
                <w:sz w:val="18"/>
                <w:szCs w:val="18"/>
              </w:rPr>
            </w:pPr>
            <w:r w:rsidRPr="00810968">
              <w:rPr>
                <w:sz w:val="18"/>
                <w:szCs w:val="18"/>
              </w:rPr>
              <w:t>Interfaces devem ser simples, claras e visualmente agradáveis</w:t>
            </w:r>
            <w:del w:id="624" w:author="Dalton Solano dos Reis" w:date="2025-12-11T14:18:00Z" w16du:dateUtc="2025-12-11T17:18:00Z">
              <w:r w:rsidRPr="00810968" w:rsidDel="00BC6216">
                <w:rPr>
                  <w:sz w:val="18"/>
                  <w:szCs w:val="18"/>
                </w:rPr>
                <w:delText>.</w:delText>
              </w:r>
            </w:del>
          </w:p>
        </w:tc>
        <w:tc>
          <w:tcPr>
            <w:tcW w:w="1436" w:type="dxa"/>
            <w:tcPrChange w:id="625" w:author="Dalton Solano dos Reis" w:date="2025-12-11T14:17:00Z" w16du:dateUtc="2025-12-11T17:17:00Z">
              <w:tcPr>
                <w:tcW w:w="2146" w:type="dxa"/>
                <w:gridSpan w:val="2"/>
              </w:tcPr>
            </w:tcPrChange>
          </w:tcPr>
          <w:p w14:paraId="0BE6494C" w14:textId="7EB05DCC" w:rsidR="00E30E99" w:rsidRPr="00BC6216" w:rsidRDefault="00810968" w:rsidP="002D052C">
            <w:pPr>
              <w:pStyle w:val="TF-TEXTO-QUADRO"/>
              <w:rPr>
                <w:sz w:val="16"/>
                <w:szCs w:val="16"/>
                <w:rPrChange w:id="626" w:author="Dalton Solano dos Reis" w:date="2025-12-11T14:17:00Z" w16du:dateUtc="2025-12-11T17:17:00Z">
                  <w:rPr>
                    <w:sz w:val="18"/>
                    <w:szCs w:val="18"/>
                  </w:rPr>
                </w:rPrChange>
              </w:rPr>
            </w:pPr>
            <w:r w:rsidRPr="00BC6216">
              <w:rPr>
                <w:sz w:val="16"/>
                <w:szCs w:val="16"/>
                <w:rPrChange w:id="627" w:author="Dalton Solano dos Reis" w:date="2025-12-11T14:17:00Z" w16du:dateUtc="2025-12-11T17:17:00Z">
                  <w:rPr>
                    <w:sz w:val="18"/>
                    <w:szCs w:val="18"/>
                  </w:rPr>
                </w:rPrChange>
              </w:rPr>
              <w:t>P6</w:t>
            </w:r>
          </w:p>
        </w:tc>
        <w:tc>
          <w:tcPr>
            <w:tcW w:w="2546" w:type="dxa"/>
            <w:gridSpan w:val="2"/>
            <w:tcPrChange w:id="628" w:author="Dalton Solano dos Reis" w:date="2025-12-11T14:17:00Z" w16du:dateUtc="2025-12-11T17:17:00Z">
              <w:tcPr>
                <w:tcW w:w="1836" w:type="dxa"/>
              </w:tcPr>
            </w:tcPrChange>
          </w:tcPr>
          <w:p w14:paraId="1C968F5A" w14:textId="473B1524" w:rsidR="00E30E99" w:rsidRDefault="00B94182" w:rsidP="002D052C">
            <w:pPr>
              <w:pStyle w:val="TF-TEXTO-QUADRO"/>
              <w:rPr>
                <w:sz w:val="18"/>
                <w:szCs w:val="18"/>
              </w:rPr>
            </w:pPr>
            <w:r w:rsidRPr="00B94182">
              <w:rPr>
                <w:sz w:val="18"/>
                <w:szCs w:val="18"/>
              </w:rPr>
              <w:t>Pergunta diretamente sobre a agradabilidade visual do design</w:t>
            </w:r>
            <w:del w:id="629" w:author="Dalton Solano dos Reis" w:date="2025-12-11T14:18:00Z" w16du:dateUtc="2025-12-11T17:18:00Z">
              <w:r w:rsidRPr="00B94182" w:rsidDel="00BC6216">
                <w:rPr>
                  <w:sz w:val="18"/>
                  <w:szCs w:val="18"/>
                </w:rPr>
                <w:delText>.</w:delText>
              </w:r>
            </w:del>
          </w:p>
        </w:tc>
      </w:tr>
      <w:tr w:rsidR="00E30E99" w14:paraId="6B8916D0" w14:textId="77777777" w:rsidTr="00BC6216">
        <w:trPr>
          <w:trPrChange w:id="630" w:author="Dalton Solano dos Reis" w:date="2025-12-11T14:17:00Z" w16du:dateUtc="2025-12-11T17:17:00Z">
            <w:trPr>
              <w:jc w:val="center"/>
            </w:trPr>
          </w:trPrChange>
        </w:trPr>
        <w:tc>
          <w:tcPr>
            <w:tcW w:w="1838" w:type="dxa"/>
            <w:tcPrChange w:id="631" w:author="Dalton Solano dos Reis" w:date="2025-12-11T14:17:00Z" w16du:dateUtc="2025-12-11T17:17:00Z">
              <w:tcPr>
                <w:tcW w:w="1714" w:type="dxa"/>
              </w:tcPr>
            </w:tcPrChange>
          </w:tcPr>
          <w:p w14:paraId="39008C23" w14:textId="2F663929" w:rsidR="00E30E99" w:rsidRDefault="00410EC7">
            <w:pPr>
              <w:pStyle w:val="TF-TEXTO-QUADRO"/>
              <w:rPr>
                <w:sz w:val="18"/>
                <w:szCs w:val="18"/>
              </w:rPr>
              <w:pPrChange w:id="632" w:author="Dalton Solano dos Reis" w:date="2025-12-11T14:16:00Z" w16du:dateUtc="2025-12-11T17:16:00Z">
                <w:pPr>
                  <w:pStyle w:val="TF-TEXTO-QUADRO"/>
                  <w:jc w:val="center"/>
                </w:pPr>
              </w:pPrChange>
            </w:pPr>
            <w:r>
              <w:rPr>
                <w:sz w:val="18"/>
                <w:szCs w:val="18"/>
              </w:rPr>
              <w:t xml:space="preserve">H9. </w:t>
            </w:r>
            <w:r w:rsidR="00F906F7">
              <w:rPr>
                <w:sz w:val="18"/>
                <w:szCs w:val="18"/>
              </w:rPr>
              <w:t>Diagnóstico de erros</w:t>
            </w:r>
          </w:p>
        </w:tc>
        <w:tc>
          <w:tcPr>
            <w:tcW w:w="3809" w:type="dxa"/>
            <w:tcPrChange w:id="633" w:author="Dalton Solano dos Reis" w:date="2025-12-11T14:17:00Z" w16du:dateUtc="2025-12-11T17:17:00Z">
              <w:tcPr>
                <w:tcW w:w="3933" w:type="dxa"/>
                <w:gridSpan w:val="2"/>
              </w:tcPr>
            </w:tcPrChange>
          </w:tcPr>
          <w:p w14:paraId="650CF048" w14:textId="2B359B6F" w:rsidR="00E30E99" w:rsidRDefault="00B94182" w:rsidP="002D052C">
            <w:pPr>
              <w:pStyle w:val="TF-TEXTO-QUADRO"/>
              <w:rPr>
                <w:sz w:val="18"/>
                <w:szCs w:val="18"/>
              </w:rPr>
            </w:pPr>
            <w:r w:rsidRPr="00B94182">
              <w:rPr>
                <w:sz w:val="18"/>
                <w:szCs w:val="18"/>
              </w:rPr>
              <w:t>O sistema deve ajudar o usuário a entender e resolver problemas</w:t>
            </w:r>
            <w:del w:id="634" w:author="Dalton Solano dos Reis" w:date="2025-12-11T14:18:00Z" w16du:dateUtc="2025-12-11T17:18:00Z">
              <w:r w:rsidRPr="00B94182" w:rsidDel="00BC6216">
                <w:rPr>
                  <w:sz w:val="18"/>
                  <w:szCs w:val="18"/>
                </w:rPr>
                <w:delText>.</w:delText>
              </w:r>
            </w:del>
          </w:p>
        </w:tc>
        <w:tc>
          <w:tcPr>
            <w:tcW w:w="1436" w:type="dxa"/>
            <w:tcPrChange w:id="635" w:author="Dalton Solano dos Reis" w:date="2025-12-11T14:17:00Z" w16du:dateUtc="2025-12-11T17:17:00Z">
              <w:tcPr>
                <w:tcW w:w="2146" w:type="dxa"/>
                <w:gridSpan w:val="2"/>
              </w:tcPr>
            </w:tcPrChange>
          </w:tcPr>
          <w:p w14:paraId="3C6AE4A1" w14:textId="07019741" w:rsidR="00E30E99" w:rsidRPr="00BC6216" w:rsidRDefault="00B94182" w:rsidP="002D052C">
            <w:pPr>
              <w:pStyle w:val="TF-TEXTO-QUADRO"/>
              <w:rPr>
                <w:sz w:val="16"/>
                <w:szCs w:val="16"/>
                <w:rPrChange w:id="636" w:author="Dalton Solano dos Reis" w:date="2025-12-11T14:17:00Z" w16du:dateUtc="2025-12-11T17:17:00Z">
                  <w:rPr>
                    <w:sz w:val="18"/>
                    <w:szCs w:val="18"/>
                  </w:rPr>
                </w:rPrChange>
              </w:rPr>
            </w:pPr>
            <w:r w:rsidRPr="00BC6216">
              <w:rPr>
                <w:sz w:val="16"/>
                <w:szCs w:val="16"/>
                <w:rPrChange w:id="637" w:author="Dalton Solano dos Reis" w:date="2025-12-11T14:17:00Z" w16du:dateUtc="2025-12-11T17:17:00Z">
                  <w:rPr>
                    <w:sz w:val="18"/>
                    <w:szCs w:val="18"/>
                  </w:rPr>
                </w:rPrChange>
              </w:rPr>
              <w:t>P7 e P12</w:t>
            </w:r>
          </w:p>
        </w:tc>
        <w:tc>
          <w:tcPr>
            <w:tcW w:w="2546" w:type="dxa"/>
            <w:gridSpan w:val="2"/>
            <w:tcPrChange w:id="638" w:author="Dalton Solano dos Reis" w:date="2025-12-11T14:17:00Z" w16du:dateUtc="2025-12-11T17:17:00Z">
              <w:tcPr>
                <w:tcW w:w="1836" w:type="dxa"/>
              </w:tcPr>
            </w:tcPrChange>
          </w:tcPr>
          <w:p w14:paraId="6BD1D299" w14:textId="225346D6" w:rsidR="00E30E99" w:rsidRDefault="00391236" w:rsidP="002D052C">
            <w:pPr>
              <w:pStyle w:val="TF-TEXTO-QUADRO"/>
              <w:rPr>
                <w:sz w:val="18"/>
                <w:szCs w:val="18"/>
              </w:rPr>
            </w:pPr>
            <w:r w:rsidRPr="00391236">
              <w:rPr>
                <w:sz w:val="18"/>
                <w:szCs w:val="18"/>
              </w:rPr>
              <w:t>Dificuldades técnicas e funcionamento correto do mapa envolvem suporte e clareza de erros</w:t>
            </w:r>
            <w:del w:id="639" w:author="Dalton Solano dos Reis" w:date="2025-12-11T14:18:00Z" w16du:dateUtc="2025-12-11T17:18:00Z">
              <w:r w:rsidRPr="00391236" w:rsidDel="00BC6216">
                <w:rPr>
                  <w:sz w:val="18"/>
                  <w:szCs w:val="18"/>
                </w:rPr>
                <w:delText>.</w:delText>
              </w:r>
            </w:del>
          </w:p>
        </w:tc>
      </w:tr>
      <w:tr w:rsidR="00E30E99" w14:paraId="68460B5C" w14:textId="77777777" w:rsidTr="00BC6216">
        <w:trPr>
          <w:trPrChange w:id="640" w:author="Dalton Solano dos Reis" w:date="2025-12-11T14:17:00Z" w16du:dateUtc="2025-12-11T17:17:00Z">
            <w:trPr>
              <w:jc w:val="center"/>
            </w:trPr>
          </w:trPrChange>
        </w:trPr>
        <w:tc>
          <w:tcPr>
            <w:tcW w:w="1838" w:type="dxa"/>
            <w:tcPrChange w:id="641" w:author="Dalton Solano dos Reis" w:date="2025-12-11T14:17:00Z" w16du:dateUtc="2025-12-11T17:17:00Z">
              <w:tcPr>
                <w:tcW w:w="1714" w:type="dxa"/>
              </w:tcPr>
            </w:tcPrChange>
          </w:tcPr>
          <w:p w14:paraId="3E245ED3" w14:textId="76503943" w:rsidR="00E30E99" w:rsidRDefault="00955765">
            <w:pPr>
              <w:pStyle w:val="TF-TEXTO-QUADRO"/>
              <w:rPr>
                <w:sz w:val="18"/>
                <w:szCs w:val="18"/>
              </w:rPr>
              <w:pPrChange w:id="642" w:author="Dalton Solano dos Reis" w:date="2025-12-11T14:16:00Z" w16du:dateUtc="2025-12-11T17:16:00Z">
                <w:pPr>
                  <w:pStyle w:val="TF-TEXTO-QUADRO"/>
                  <w:jc w:val="center"/>
                </w:pPr>
              </w:pPrChange>
            </w:pPr>
            <w:r>
              <w:rPr>
                <w:sz w:val="18"/>
                <w:szCs w:val="18"/>
              </w:rPr>
              <w:t>H10. Ajuda e Documentação</w:t>
            </w:r>
          </w:p>
        </w:tc>
        <w:tc>
          <w:tcPr>
            <w:tcW w:w="3809" w:type="dxa"/>
            <w:tcPrChange w:id="643" w:author="Dalton Solano dos Reis" w:date="2025-12-11T14:17:00Z" w16du:dateUtc="2025-12-11T17:17:00Z">
              <w:tcPr>
                <w:tcW w:w="3933" w:type="dxa"/>
                <w:gridSpan w:val="2"/>
              </w:tcPr>
            </w:tcPrChange>
          </w:tcPr>
          <w:p w14:paraId="1456A131" w14:textId="5EC41535" w:rsidR="00E30E99" w:rsidRDefault="00391236" w:rsidP="002D052C">
            <w:pPr>
              <w:pStyle w:val="TF-TEXTO-QUADRO"/>
              <w:rPr>
                <w:sz w:val="18"/>
                <w:szCs w:val="18"/>
              </w:rPr>
            </w:pPr>
            <w:r w:rsidRPr="00391236">
              <w:rPr>
                <w:sz w:val="18"/>
                <w:szCs w:val="18"/>
              </w:rPr>
              <w:t>Pode ser necessário fornecer ajuda e suporte</w:t>
            </w:r>
            <w:del w:id="644" w:author="Dalton Solano dos Reis" w:date="2025-12-11T14:18:00Z" w16du:dateUtc="2025-12-11T17:18:00Z">
              <w:r w:rsidRPr="00391236" w:rsidDel="00BC6216">
                <w:rPr>
                  <w:sz w:val="18"/>
                  <w:szCs w:val="18"/>
                </w:rPr>
                <w:delText>.</w:delText>
              </w:r>
            </w:del>
          </w:p>
        </w:tc>
        <w:tc>
          <w:tcPr>
            <w:tcW w:w="1436" w:type="dxa"/>
            <w:tcPrChange w:id="645" w:author="Dalton Solano dos Reis" w:date="2025-12-11T14:17:00Z" w16du:dateUtc="2025-12-11T17:17:00Z">
              <w:tcPr>
                <w:tcW w:w="2146" w:type="dxa"/>
                <w:gridSpan w:val="2"/>
              </w:tcPr>
            </w:tcPrChange>
          </w:tcPr>
          <w:p w14:paraId="5A7294CA" w14:textId="357C79A0" w:rsidR="00E30E99" w:rsidRPr="00BC6216" w:rsidRDefault="00391236" w:rsidP="002D052C">
            <w:pPr>
              <w:pStyle w:val="TF-TEXTO-QUADRO"/>
              <w:rPr>
                <w:sz w:val="16"/>
                <w:szCs w:val="16"/>
                <w:rPrChange w:id="646" w:author="Dalton Solano dos Reis" w:date="2025-12-11T14:17:00Z" w16du:dateUtc="2025-12-11T17:17:00Z">
                  <w:rPr>
                    <w:sz w:val="18"/>
                    <w:szCs w:val="18"/>
                  </w:rPr>
                </w:rPrChange>
              </w:rPr>
            </w:pPr>
            <w:r w:rsidRPr="00BC6216">
              <w:rPr>
                <w:sz w:val="16"/>
                <w:szCs w:val="16"/>
                <w:rPrChange w:id="647" w:author="Dalton Solano dos Reis" w:date="2025-12-11T14:17:00Z" w16du:dateUtc="2025-12-11T17:17:00Z">
                  <w:rPr>
                    <w:sz w:val="18"/>
                    <w:szCs w:val="18"/>
                  </w:rPr>
                </w:rPrChange>
              </w:rPr>
              <w:t>P13 e P16</w:t>
            </w:r>
          </w:p>
        </w:tc>
        <w:tc>
          <w:tcPr>
            <w:tcW w:w="2546" w:type="dxa"/>
            <w:gridSpan w:val="2"/>
            <w:tcPrChange w:id="648" w:author="Dalton Solano dos Reis" w:date="2025-12-11T14:17:00Z" w16du:dateUtc="2025-12-11T17:17:00Z">
              <w:tcPr>
                <w:tcW w:w="1836" w:type="dxa"/>
              </w:tcPr>
            </w:tcPrChange>
          </w:tcPr>
          <w:p w14:paraId="78C2E7DD" w14:textId="18E9F8C4" w:rsidR="00E30E99" w:rsidRDefault="00281D23" w:rsidP="002D052C">
            <w:pPr>
              <w:pStyle w:val="TF-TEXTO-QUADRO"/>
              <w:rPr>
                <w:sz w:val="18"/>
                <w:szCs w:val="18"/>
              </w:rPr>
            </w:pPr>
            <w:r w:rsidRPr="00281D23">
              <w:rPr>
                <w:sz w:val="18"/>
                <w:szCs w:val="18"/>
              </w:rPr>
              <w:t>Perguntas abertas sobre funcionalidades ausentes e sugestões de melhoria revelam carências de ajuda/documentação</w:t>
            </w:r>
            <w:del w:id="649" w:author="Dalton Solano dos Reis" w:date="2025-12-11T14:18:00Z" w16du:dateUtc="2025-12-11T17:18:00Z">
              <w:r w:rsidRPr="00281D23" w:rsidDel="00BC6216">
                <w:rPr>
                  <w:sz w:val="18"/>
                  <w:szCs w:val="18"/>
                </w:rPr>
                <w:delText>.</w:delText>
              </w:r>
            </w:del>
          </w:p>
        </w:tc>
      </w:tr>
    </w:tbl>
    <w:p w14:paraId="39E76FBC" w14:textId="7B572C63" w:rsidR="0070283F" w:rsidRPr="00BB2E5F" w:rsidRDefault="00B9643A" w:rsidP="00B9643A">
      <w:pPr>
        <w:pStyle w:val="TF-FONTE"/>
      </w:pPr>
      <w:r>
        <w:t>Fonte: elaborado pelo autor (2025).</w:t>
      </w:r>
    </w:p>
    <w:p w14:paraId="1D3C7F6E" w14:textId="41889E59" w:rsidR="00C03462" w:rsidDel="00BC6216" w:rsidRDefault="00BC6216">
      <w:pPr>
        <w:pStyle w:val="TF-TEXTO"/>
        <w:rPr>
          <w:del w:id="650" w:author="Dalton Solano dos Reis" w:date="2025-12-11T14:18:00Z" w16du:dateUtc="2025-12-11T17:18:00Z"/>
        </w:rPr>
        <w:pPrChange w:id="651" w:author="Dalton Solano dos Reis" w:date="2025-12-11T14:20:00Z" w16du:dateUtc="2025-12-11T17:20:00Z">
          <w:pPr>
            <w:pStyle w:val="Ttulo2"/>
          </w:pPr>
        </w:pPrChange>
      </w:pPr>
      <w:ins w:id="652" w:author="Dalton Solano dos Reis" w:date="2025-12-11T14:18:00Z" w16du:dateUtc="2025-12-11T17:18:00Z">
        <w:r>
          <w:t>Em relação a an</w:t>
        </w:r>
      </w:ins>
      <w:ins w:id="653" w:author="Dalton Solano dos Reis" w:date="2025-12-11T14:19:00Z" w16du:dateUtc="2025-12-11T17:19:00Z">
        <w:r>
          <w:t>á</w:t>
        </w:r>
      </w:ins>
      <w:ins w:id="654" w:author="Dalton Solano dos Reis" w:date="2025-12-11T14:18:00Z" w16du:dateUtc="2025-12-11T17:18:00Z">
        <w:r>
          <w:t xml:space="preserve">lise dos resultados </w:t>
        </w:r>
      </w:ins>
      <w:del w:id="655" w:author="Dalton Solano dos Reis" w:date="2025-12-11T14:18:00Z" w16du:dateUtc="2025-12-11T17:18:00Z">
        <w:r w:rsidR="00C03462" w:rsidDel="00BC6216">
          <w:delText>ANÁLISE DAS RESPOSTAS DO QUESTIONÁRIO</w:delText>
        </w:r>
      </w:del>
    </w:p>
    <w:p w14:paraId="4E4A35FC" w14:textId="783B9EB8" w:rsidR="00C03462" w:rsidDel="00BC6216" w:rsidRDefault="00C03462">
      <w:pPr>
        <w:pStyle w:val="TF-TEXTO"/>
        <w:rPr>
          <w:del w:id="656" w:author="Dalton Solano dos Reis" w:date="2025-12-11T14:19:00Z" w16du:dateUtc="2025-12-11T17:19:00Z"/>
        </w:rPr>
      </w:pPr>
      <w:del w:id="657" w:author="Dalton Solano dos Reis" w:date="2025-12-11T14:19:00Z" w16du:dateUtc="2025-12-11T17:19:00Z">
        <w:r w:rsidDel="00BC6216">
          <w:delText xml:space="preserve">Essa subseção </w:delText>
        </w:r>
        <w:r w:rsidR="00923E4A" w:rsidDel="00BC6216">
          <w:delText xml:space="preserve">irá analisar </w:delText>
        </w:r>
        <w:r w:rsidR="00C16215" w:rsidDel="00BC6216">
          <w:delText xml:space="preserve">as respostas dos usuários </w:delText>
        </w:r>
        <w:r w:rsidR="00BB7DF2" w:rsidDel="00BC6216">
          <w:delText>em relação ao questionário disponibilizado.</w:delText>
        </w:r>
      </w:del>
    </w:p>
    <w:p w14:paraId="19F439D2" w14:textId="58DFEDD8" w:rsidR="00BB7DF2" w:rsidDel="00BC6216" w:rsidRDefault="00410173">
      <w:pPr>
        <w:pStyle w:val="TF-TEXTO"/>
        <w:rPr>
          <w:del w:id="658" w:author="Dalton Solano dos Reis" w:date="2025-12-11T14:19:00Z" w16du:dateUtc="2025-12-11T17:19:00Z"/>
        </w:rPr>
      </w:pPr>
      <w:del w:id="659" w:author="Dalton Solano dos Reis" w:date="2025-12-11T14:19:00Z" w16du:dateUtc="2025-12-11T17:19:00Z">
        <w:r w:rsidDel="00BC6216">
          <w:delText>N</w:delText>
        </w:r>
      </w:del>
      <w:del w:id="660" w:author="Dalton Solano dos Reis" w:date="2025-12-11T14:20:00Z" w16du:dateUtc="2025-12-11T17:20:00Z">
        <w:r w:rsidDel="00BC6216">
          <w:delText xml:space="preserve">o total, </w:delText>
        </w:r>
      </w:del>
      <w:r>
        <w:t xml:space="preserve">o questionário recebeu </w:t>
      </w:r>
      <w:ins w:id="661" w:author="Dalton Solano dos Reis" w:date="2025-12-11T14:20:00Z" w16du:dateUtc="2025-12-11T17:20:00Z">
        <w:r w:rsidR="00BC6216">
          <w:t xml:space="preserve">um total de </w:t>
        </w:r>
      </w:ins>
      <w:del w:id="662" w:author="Dalton Solano dos Reis" w:date="2025-12-11T14:19:00Z" w16du:dateUtc="2025-12-11T17:19:00Z">
        <w:r w:rsidDel="00BC6216">
          <w:delText xml:space="preserve">um total de </w:delText>
        </w:r>
      </w:del>
      <w:r>
        <w:t xml:space="preserve">15 respostas </w:t>
      </w:r>
      <w:r w:rsidR="00D60F7D">
        <w:t xml:space="preserve">de diferentes usuários </w:t>
      </w:r>
      <w:r>
        <w:t>durante o período que ficou abert</w:t>
      </w:r>
      <w:r w:rsidR="00410253">
        <w:t>o</w:t>
      </w:r>
      <w:r w:rsidR="00EC6D3A">
        <w:t>.</w:t>
      </w:r>
      <w:ins w:id="663" w:author="Dalton Solano dos Reis" w:date="2025-12-11T14:19:00Z" w16du:dateUtc="2025-12-11T17:19:00Z">
        <w:r w:rsidR="00BC6216">
          <w:t xml:space="preserve"> </w:t>
        </w:r>
      </w:ins>
    </w:p>
    <w:p w14:paraId="370639D2" w14:textId="2C6DA127" w:rsidR="00D3086F" w:rsidDel="00BC6216" w:rsidRDefault="00A3247B" w:rsidP="00BC6216">
      <w:pPr>
        <w:pStyle w:val="TF-TEXTO"/>
        <w:rPr>
          <w:del w:id="664" w:author="Dalton Solano dos Reis" w:date="2025-12-11T14:22:00Z" w16du:dateUtc="2025-12-11T17:22:00Z"/>
        </w:rPr>
      </w:pPr>
      <w:r>
        <w:t>Na primeira seção do questionário</w:t>
      </w:r>
      <w:ins w:id="665" w:author="Dalton Solano dos Reis" w:date="2025-12-11T14:21:00Z" w16du:dateUtc="2025-12-11T17:21:00Z">
        <w:r w:rsidR="00BC6216">
          <w:t xml:space="preserve"> </w:t>
        </w:r>
      </w:ins>
      <w:del w:id="666" w:author="Dalton Solano dos Reis" w:date="2025-12-11T14:21:00Z" w16du:dateUtc="2025-12-11T17:21:00Z">
        <w:r w:rsidDel="00BC6216">
          <w:delText>,</w:delText>
        </w:r>
        <w:r w:rsidR="00F54AD0" w:rsidDel="00BC6216">
          <w:delText xml:space="preserve"> </w:delText>
        </w:r>
        <w:r w:rsidDel="00BC6216">
          <w:delText xml:space="preserve">em relação as perguntas da </w:delText>
        </w:r>
      </w:del>
      <w:ins w:id="667" w:author="Dalton Solano dos Reis" w:date="2025-12-11T14:21:00Z" w16du:dateUtc="2025-12-11T17:21:00Z">
        <w:r w:rsidR="00BC6216">
          <w:t>(</w:t>
        </w:r>
      </w:ins>
      <w:r>
        <w:t xml:space="preserve">categoria de </w:t>
      </w:r>
      <w:r w:rsidR="00F54AD0">
        <w:t>i</w:t>
      </w:r>
      <w:r>
        <w:t xml:space="preserve">dentificação </w:t>
      </w:r>
      <w:r w:rsidR="00F54AD0">
        <w:t>d</w:t>
      </w:r>
      <w:r>
        <w:t>e perfil</w:t>
      </w:r>
      <w:del w:id="668" w:author="Dalton Solano dos Reis" w:date="2025-12-11T14:21:00Z" w16du:dateUtc="2025-12-11T17:21:00Z">
        <w:r w:rsidR="00710AFD" w:rsidDel="00BC6216">
          <w:delText>,</w:delText>
        </w:r>
        <w:r w:rsidR="00F54AD0" w:rsidDel="00BC6216">
          <w:delText xml:space="preserve"> </w:delText>
        </w:r>
      </w:del>
      <w:ins w:id="669" w:author="Dalton Solano dos Reis" w:date="2025-12-11T14:21:00Z" w16du:dateUtc="2025-12-11T17:21:00Z">
        <w:r w:rsidR="00BC6216">
          <w:t xml:space="preserve">) </w:t>
        </w:r>
      </w:ins>
      <w:commentRangeStart w:id="670"/>
      <w:r w:rsidR="00F54AD0">
        <w:t xml:space="preserve">todos os participantes </w:t>
      </w:r>
      <w:commentRangeEnd w:id="670"/>
      <w:r w:rsidR="00BC6216">
        <w:rPr>
          <w:rStyle w:val="Refdecomentrio"/>
          <w:sz w:val="20"/>
          <w:szCs w:val="20"/>
        </w:rPr>
        <w:commentReference w:id="670"/>
      </w:r>
      <w:r w:rsidR="00F54AD0">
        <w:t>responderam que já visitaram alguma praia</w:t>
      </w:r>
      <w:del w:id="671" w:author="Dalton Solano dos Reis" w:date="2025-12-11T14:21:00Z" w16du:dateUtc="2025-12-11T17:21:00Z">
        <w:r w:rsidR="00F54AD0" w:rsidDel="00BC6216">
          <w:delText xml:space="preserve">, conforme </w:delText>
        </w:r>
        <w:r w:rsidR="007107A7" w:rsidDel="00BC6216">
          <w:delText>a</w:delText>
        </w:r>
        <w:r w:rsidR="003E62EB" w:rsidDel="00BC6216">
          <w:delText xml:space="preserve"> </w:delText>
        </w:r>
        <w:r w:rsidR="003E62EB" w:rsidDel="00BC6216">
          <w:fldChar w:fldCharType="begin"/>
        </w:r>
        <w:r w:rsidR="003E62EB" w:rsidDel="00BC6216">
          <w:delInstrText xml:space="preserve"> REF Figura10 \h </w:delInstrText>
        </w:r>
        <w:r w:rsidR="003E62EB" w:rsidDel="00BC6216">
          <w:fldChar w:fldCharType="separate"/>
        </w:r>
        <w:r w:rsidR="00050750" w:rsidDel="00BC6216">
          <w:delText>Figura 10</w:delText>
        </w:r>
        <w:r w:rsidR="003E62EB" w:rsidDel="00BC6216">
          <w:fldChar w:fldCharType="end"/>
        </w:r>
      </w:del>
      <w:r w:rsidR="007107A7">
        <w:t>.</w:t>
      </w:r>
      <w:ins w:id="672" w:author="Dalton Solano dos Reis" w:date="2025-12-11T14:22:00Z" w16du:dateUtc="2025-12-11T17:22:00Z">
        <w:r w:rsidR="00BC6216">
          <w:t xml:space="preserve"> </w:t>
        </w:r>
      </w:ins>
    </w:p>
    <w:p w14:paraId="2D0209C1" w14:textId="2AD7A132" w:rsidR="007107A7" w:rsidDel="00BC6216" w:rsidRDefault="007107A7">
      <w:pPr>
        <w:pStyle w:val="TF-LEGENDA"/>
        <w:rPr>
          <w:del w:id="673" w:author="Dalton Solano dos Reis" w:date="2025-12-11T14:21:00Z" w16du:dateUtc="2025-12-11T17:21:00Z"/>
        </w:rPr>
      </w:pPr>
      <w:bookmarkStart w:id="674" w:name="Figura10"/>
      <w:del w:id="675" w:author="Dalton Solano dos Reis" w:date="2025-12-11T14:21:00Z" w16du:dateUtc="2025-12-11T17:21:00Z">
        <w:r w:rsidDel="00BC6216">
          <w:delText>Figura 1</w:delText>
        </w:r>
        <w:r w:rsidR="00F05476" w:rsidDel="00BC6216">
          <w:delText>0</w:delText>
        </w:r>
        <w:bookmarkEnd w:id="674"/>
        <w:r w:rsidDel="00BC6216">
          <w:delText xml:space="preserve"> </w:delText>
        </w:r>
        <w:r w:rsidR="006D629C" w:rsidDel="00BC6216">
          <w:delText>–</w:delText>
        </w:r>
        <w:r w:rsidDel="00BC6216">
          <w:delText xml:space="preserve"> </w:delText>
        </w:r>
        <w:r w:rsidR="006D629C" w:rsidDel="00BC6216">
          <w:delText xml:space="preserve">Resultado da pergunta </w:delText>
        </w:r>
        <w:r w:rsidR="006316BB" w:rsidDel="00BC6216">
          <w:delText xml:space="preserve">de identificação </w:delText>
        </w:r>
        <w:r w:rsidR="00C220B3" w:rsidDel="00BC6216">
          <w:delText xml:space="preserve">de perfil </w:delText>
        </w:r>
        <w:r w:rsidR="00E91AFF" w:rsidDel="00BC6216">
          <w:delText xml:space="preserve">na visita de </w:delText>
        </w:r>
        <w:r w:rsidR="00C220B3" w:rsidDel="00BC6216">
          <w:delText>praias</w:delText>
        </w:r>
      </w:del>
    </w:p>
    <w:p w14:paraId="1B640CF0" w14:textId="70E6192A" w:rsidR="00710AFD" w:rsidDel="00BC6216" w:rsidRDefault="00FA3B9C">
      <w:pPr>
        <w:pStyle w:val="TF-FIGURA"/>
        <w:rPr>
          <w:del w:id="676" w:author="Dalton Solano dos Reis" w:date="2025-12-11T14:21:00Z" w16du:dateUtc="2025-12-11T17:21:00Z"/>
        </w:rPr>
      </w:pPr>
      <w:del w:id="677" w:author="Dalton Solano dos Reis" w:date="2025-12-11T14:21:00Z" w16du:dateUtc="2025-12-11T17:21:00Z">
        <w:r w:rsidDel="00BC6216">
          <w:rPr>
            <w:noProof/>
          </w:rPr>
          <w:drawing>
            <wp:inline distT="0" distB="0" distL="0" distR="0" wp14:anchorId="35360828" wp14:editId="4D5E36F9">
              <wp:extent cx="4191000" cy="1605267"/>
              <wp:effectExtent l="57150" t="57150" r="95250" b="90805"/>
              <wp:docPr id="84222567" name="Imagem 1" descr="Gráfico, Gráfico de bo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567" name="Imagem 1" descr="Gráfico, Gráfico de bolhas&#10;&#10;O conteúdo gerado por IA pode estar incorreto."/>
                      <pic:cNvPicPr/>
                    </pic:nvPicPr>
                    <pic:blipFill>
                      <a:blip r:embed="rId24"/>
                      <a:stretch>
                        <a:fillRect/>
                      </a:stretch>
                    </pic:blipFill>
                    <pic:spPr>
                      <a:xfrm>
                        <a:off x="0" y="0"/>
                        <a:ext cx="4210131" cy="161259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del>
    </w:p>
    <w:p w14:paraId="2982E177" w14:textId="7B4D1602" w:rsidR="00982B2E" w:rsidDel="00BC6216" w:rsidRDefault="00982B2E">
      <w:pPr>
        <w:pStyle w:val="TF-FONTE"/>
        <w:rPr>
          <w:del w:id="678" w:author="Dalton Solano dos Reis" w:date="2025-12-11T14:21:00Z" w16du:dateUtc="2025-12-11T17:21:00Z"/>
        </w:rPr>
      </w:pPr>
      <w:del w:id="679" w:author="Dalton Solano dos Reis" w:date="2025-12-11T14:21:00Z" w16du:dateUtc="2025-12-11T17:21:00Z">
        <w:r w:rsidDel="00BC6216">
          <w:delText>Fonte: elaborado pelo autor (2025).</w:delText>
        </w:r>
      </w:del>
    </w:p>
    <w:p w14:paraId="57F22CCC" w14:textId="755C893A" w:rsidR="00BC6216" w:rsidDel="00BC6216" w:rsidRDefault="00E16464" w:rsidP="00BC6216">
      <w:pPr>
        <w:pStyle w:val="TF-TEXTO"/>
        <w:rPr>
          <w:del w:id="680" w:author="Dalton Solano dos Reis" w:date="2025-12-11T14:24:00Z" w16du:dateUtc="2025-12-11T17:24:00Z"/>
          <w:moveTo w:id="681" w:author="Dalton Solano dos Reis" w:date="2025-12-11T14:24:00Z" w16du:dateUtc="2025-12-11T17:24:00Z"/>
        </w:rPr>
      </w:pPr>
      <w:r>
        <w:t xml:space="preserve">Já em relação a frequência de visitas </w:t>
      </w:r>
      <w:r w:rsidR="00E46AB0">
        <w:t xml:space="preserve">às praias, </w:t>
      </w:r>
      <w:r w:rsidR="006F25A1">
        <w:t>a maioria</w:t>
      </w:r>
      <w:r w:rsidR="001E14BE">
        <w:t xml:space="preserve">, 60% </w:t>
      </w:r>
      <w:r w:rsidR="006F25A1">
        <w:t>(</w:t>
      </w:r>
      <w:r w:rsidR="00950207">
        <w:t xml:space="preserve">9 </w:t>
      </w:r>
      <w:r w:rsidR="001124A9">
        <w:t>respostas</w:t>
      </w:r>
      <w:r w:rsidR="001E14BE">
        <w:t>),</w:t>
      </w:r>
      <w:r w:rsidR="008D271F">
        <w:t xml:space="preserve"> dos participantes </w:t>
      </w:r>
      <w:r w:rsidR="00950207">
        <w:t>visita</w:t>
      </w:r>
      <w:r w:rsidR="00B061B5">
        <w:t>m</w:t>
      </w:r>
      <w:r w:rsidR="00950207">
        <w:t xml:space="preserve"> </w:t>
      </w:r>
      <w:r w:rsidR="009158A4">
        <w:t xml:space="preserve">algumas </w:t>
      </w:r>
      <w:r w:rsidR="00950207">
        <w:t>vez</w:t>
      </w:r>
      <w:r w:rsidR="009158A4">
        <w:t>es</w:t>
      </w:r>
      <w:r w:rsidR="00950207">
        <w:t xml:space="preserve"> por ano </w:t>
      </w:r>
      <w:r w:rsidR="001124A9">
        <w:t>alguma praia</w:t>
      </w:r>
      <w:r w:rsidR="001819B5">
        <w:t xml:space="preserve">, </w:t>
      </w:r>
      <w:r w:rsidR="00E8054E">
        <w:t>outros</w:t>
      </w:r>
      <w:r w:rsidR="00E22EEA">
        <w:t xml:space="preserve"> 13,3% </w:t>
      </w:r>
      <w:r w:rsidR="001819B5">
        <w:t>(2 resposta</w:t>
      </w:r>
      <w:r w:rsidR="00E22EEA">
        <w:t>s</w:t>
      </w:r>
      <w:r w:rsidR="001819B5">
        <w:t>)</w:t>
      </w:r>
      <w:r w:rsidR="009158A4">
        <w:t xml:space="preserve"> </w:t>
      </w:r>
      <w:r w:rsidR="000C4194">
        <w:t>visitam várias vezes, 13,3%</w:t>
      </w:r>
      <w:r w:rsidR="00B92C88">
        <w:t xml:space="preserve"> (2 respostas)</w:t>
      </w:r>
      <w:r w:rsidR="000C4194">
        <w:t xml:space="preserve"> visitam uma vez por mês e </w:t>
      </w:r>
      <w:r w:rsidR="00B92C88">
        <w:t>13,3% (2 respostas) raramente visitam alguma praia</w:t>
      </w:r>
      <w:del w:id="682" w:author="Dalton Solano dos Reis" w:date="2025-12-11T14:23:00Z" w16du:dateUtc="2025-12-11T17:23:00Z">
        <w:r w:rsidR="00B92C88" w:rsidDel="00BC6216">
          <w:delText xml:space="preserve">, conforme visto na </w:delText>
        </w:r>
      </w:del>
      <w:ins w:id="683" w:author="Dalton Solano dos Reis" w:date="2025-12-11T14:23:00Z" w16du:dateUtc="2025-12-11T17:23:00Z">
        <w:r w:rsidR="00BC6216">
          <w:t xml:space="preserve"> (</w:t>
        </w:r>
      </w:ins>
      <w:r w:rsidR="003E62EB">
        <w:fldChar w:fldCharType="begin"/>
      </w:r>
      <w:r w:rsidR="003E62EB">
        <w:instrText xml:space="preserve"> REF Figura11 \h </w:instrText>
      </w:r>
      <w:r w:rsidR="003E62EB">
        <w:fldChar w:fldCharType="separate"/>
      </w:r>
      <w:r w:rsidR="00050750">
        <w:t>Figura 11</w:t>
      </w:r>
      <w:ins w:id="684" w:author="Dalton Solano dos Reis" w:date="2025-12-11T14:30:00Z" w16du:dateUtc="2025-12-11T17:30:00Z">
        <w:r w:rsidR="002429FF">
          <w:t>a</w:t>
        </w:r>
      </w:ins>
      <w:r w:rsidR="00050750">
        <w:t xml:space="preserve"> </w:t>
      </w:r>
      <w:r w:rsidR="003E62EB">
        <w:fldChar w:fldCharType="end"/>
      </w:r>
      <w:ins w:id="685" w:author="Dalton Solano dos Reis" w:date="2025-12-11T14:23:00Z" w16du:dateUtc="2025-12-11T17:23:00Z">
        <w:r w:rsidR="00BC6216">
          <w:t>)</w:t>
        </w:r>
      </w:ins>
      <w:r w:rsidR="00B92C88">
        <w:t>.</w:t>
      </w:r>
      <w:ins w:id="686" w:author="Dalton Solano dos Reis" w:date="2025-12-11T14:24:00Z" w16du:dateUtc="2025-12-11T17:24:00Z">
        <w:r w:rsidR="00BC6216">
          <w:t xml:space="preserve"> </w:t>
        </w:r>
      </w:ins>
      <w:moveToRangeStart w:id="687" w:author="Dalton Solano dos Reis" w:date="2025-12-11T14:24:00Z" w:name="move216355473"/>
      <w:moveTo w:id="688" w:author="Dalton Solano dos Reis" w:date="2025-12-11T14:24:00Z" w16du:dateUtc="2025-12-11T17:24:00Z">
        <w:r w:rsidR="00BC6216">
          <w:t xml:space="preserve">Sobre a faixa etária dos participantes, prevalece (86,7% - 13 respostas) aqueles que alegam ter entre 18 e 24 anos e o restante (13,3% - 2 respostas) está entre 25 e 34 anos </w:t>
        </w:r>
        <w:del w:id="689" w:author="Dalton Solano dos Reis" w:date="2025-12-11T14:24:00Z" w16du:dateUtc="2025-12-11T17:24:00Z">
          <w:r w:rsidR="00BC6216" w:rsidDel="00BC6216">
            <w:delText xml:space="preserve">conforme ilustra a </w:delText>
          </w:r>
        </w:del>
      </w:moveTo>
      <w:ins w:id="690" w:author="Dalton Solano dos Reis" w:date="2025-12-11T14:24:00Z" w16du:dateUtc="2025-12-11T17:24:00Z">
        <w:r w:rsidR="00BC6216">
          <w:t>(</w:t>
        </w:r>
      </w:ins>
      <w:ins w:id="691" w:author="Dalton Solano dos Reis" w:date="2025-12-11T14:30:00Z" w16du:dateUtc="2025-12-11T17:30:00Z">
        <w:r w:rsidR="002429FF">
          <w:fldChar w:fldCharType="begin"/>
        </w:r>
        <w:r w:rsidR="002429FF">
          <w:instrText xml:space="preserve"> REF Figura11 \h </w:instrText>
        </w:r>
      </w:ins>
      <w:ins w:id="692" w:author="Dalton Solano dos Reis" w:date="2025-12-11T14:30:00Z" w16du:dateUtc="2025-12-11T17:30:00Z">
        <w:r w:rsidR="002429FF">
          <w:fldChar w:fldCharType="separate"/>
        </w:r>
        <w:r w:rsidR="002429FF">
          <w:t>Figura 11</w:t>
        </w:r>
      </w:ins>
      <w:ins w:id="693" w:author="Dalton Solano dos Reis" w:date="2025-12-11T14:31:00Z" w16du:dateUtc="2025-12-11T17:31:00Z">
        <w:r w:rsidR="002429FF">
          <w:t>b</w:t>
        </w:r>
      </w:ins>
      <w:ins w:id="694" w:author="Dalton Solano dos Reis" w:date="2025-12-11T14:30:00Z" w16du:dateUtc="2025-12-11T17:30:00Z">
        <w:r w:rsidR="002429FF">
          <w:t xml:space="preserve"> </w:t>
        </w:r>
        <w:r w:rsidR="002429FF">
          <w:fldChar w:fldCharType="end"/>
        </w:r>
      </w:ins>
      <w:moveTo w:id="695" w:author="Dalton Solano dos Reis" w:date="2025-12-11T14:24:00Z" w16du:dateUtc="2025-12-11T17:24:00Z">
        <w:del w:id="696" w:author="Dalton Solano dos Reis" w:date="2025-12-11T14:30:00Z" w16du:dateUtc="2025-12-11T17:30:00Z">
          <w:r w:rsidR="00BC6216" w:rsidDel="002429FF">
            <w:fldChar w:fldCharType="begin"/>
          </w:r>
          <w:r w:rsidR="00BC6216" w:rsidDel="002429FF">
            <w:delInstrText xml:space="preserve"> REF Figura12 \h </w:delInstrText>
          </w:r>
        </w:del>
      </w:moveTo>
      <w:del w:id="697" w:author="Dalton Solano dos Reis" w:date="2025-12-11T14:30:00Z" w16du:dateUtc="2025-12-11T17:30:00Z"/>
      <w:moveTo w:id="698" w:author="Dalton Solano dos Reis" w:date="2025-12-11T14:24:00Z" w16du:dateUtc="2025-12-11T17:24:00Z">
        <w:del w:id="699" w:author="Dalton Solano dos Reis" w:date="2025-12-11T14:30:00Z" w16du:dateUtc="2025-12-11T17:30:00Z">
          <w:r w:rsidR="00BC6216" w:rsidDel="002429FF">
            <w:fldChar w:fldCharType="separate"/>
          </w:r>
          <w:r w:rsidR="00BC6216" w:rsidDel="002429FF">
            <w:delText xml:space="preserve">Figura 12 </w:delText>
          </w:r>
          <w:r w:rsidR="00BC6216" w:rsidDel="002429FF">
            <w:fldChar w:fldCharType="end"/>
          </w:r>
        </w:del>
      </w:moveTo>
      <w:ins w:id="700" w:author="Dalton Solano dos Reis" w:date="2025-12-11T14:24:00Z" w16du:dateUtc="2025-12-11T17:24:00Z">
        <w:r w:rsidR="00BC6216">
          <w:t>)</w:t>
        </w:r>
      </w:ins>
      <w:moveTo w:id="701" w:author="Dalton Solano dos Reis" w:date="2025-12-11T14:24:00Z" w16du:dateUtc="2025-12-11T17:24:00Z">
        <w:r w:rsidR="00BC6216">
          <w:t>.</w:t>
        </w:r>
      </w:moveTo>
    </w:p>
    <w:moveToRangeEnd w:id="687"/>
    <w:p w14:paraId="70E57B10" w14:textId="00AD631F" w:rsidR="00E16464" w:rsidRDefault="00E16464" w:rsidP="00BC6216">
      <w:pPr>
        <w:pStyle w:val="TF-TEXTO"/>
      </w:pPr>
    </w:p>
    <w:p w14:paraId="0D30C343" w14:textId="5FE28A83" w:rsidR="00B92C88" w:rsidRDefault="00B92C88" w:rsidP="00B92C88">
      <w:pPr>
        <w:pStyle w:val="TF-LEGENDA"/>
      </w:pPr>
      <w:bookmarkStart w:id="702" w:name="Figura11"/>
      <w:commentRangeStart w:id="703"/>
      <w:r>
        <w:lastRenderedPageBreak/>
        <w:t>Figura 1</w:t>
      </w:r>
      <w:r w:rsidR="00F05476">
        <w:t>1</w:t>
      </w:r>
      <w:r>
        <w:t xml:space="preserve"> </w:t>
      </w:r>
      <w:bookmarkEnd w:id="702"/>
      <w:r>
        <w:t>– Res</w:t>
      </w:r>
      <w:commentRangeEnd w:id="703"/>
      <w:r w:rsidR="002429FF">
        <w:rPr>
          <w:rStyle w:val="Refdecomentrio"/>
          <w:sz w:val="20"/>
          <w:szCs w:val="20"/>
        </w:rPr>
        <w:commentReference w:id="703"/>
      </w:r>
      <w:r>
        <w:t>ultado</w:t>
      </w:r>
      <w:ins w:id="704" w:author="Dalton Solano dos Reis" w:date="2025-12-11T14:25:00Z" w16du:dateUtc="2025-12-11T17:25:00Z">
        <w:r w:rsidR="00BC6216">
          <w:t xml:space="preserve">s a) </w:t>
        </w:r>
      </w:ins>
      <w:del w:id="705" w:author="Dalton Solano dos Reis" w:date="2025-12-11T14:25:00Z" w16du:dateUtc="2025-12-11T17:25:00Z">
        <w:r w:rsidDel="00BC6216">
          <w:delText xml:space="preserve"> da pergunta de identificação na </w:delText>
        </w:r>
      </w:del>
      <w:r>
        <w:t>frequ</w:t>
      </w:r>
      <w:r w:rsidR="00947128">
        <w:t xml:space="preserve">ência </w:t>
      </w:r>
      <w:r>
        <w:t>de visitas às praias</w:t>
      </w:r>
      <w:ins w:id="706" w:author="Dalton Solano dos Reis" w:date="2025-12-11T14:25:00Z" w16du:dateUtc="2025-12-11T17:25:00Z">
        <w:r w:rsidR="00BC6216">
          <w:t xml:space="preserve"> – b) faixa etária dos participantes</w:t>
        </w:r>
      </w:ins>
    </w:p>
    <w:p w14:paraId="22BFA766" w14:textId="07412D2C" w:rsidR="00B92C88" w:rsidRDefault="002429FF">
      <w:pPr>
        <w:pStyle w:val="TF-FIGURA"/>
        <w:pPrChange w:id="707" w:author="Dalton Solano dos Reis" w:date="2025-12-11T14:30:00Z" w16du:dateUtc="2025-12-11T17:30:00Z">
          <w:pPr>
            <w:pStyle w:val="TF-LEGENDA"/>
          </w:pPr>
        </w:pPrChange>
      </w:pPr>
      <w:ins w:id="708" w:author="Dalton Solano dos Reis" w:date="2025-12-11T14:29:00Z" w16du:dateUtc="2025-12-11T17:29:00Z">
        <w:r w:rsidRPr="002429FF">
          <w:rPr>
            <w:noProof/>
          </w:rPr>
          <w:drawing>
            <wp:inline distT="0" distB="0" distL="0" distR="0" wp14:anchorId="40DA1198" wp14:editId="75603A4F">
              <wp:extent cx="4221003" cy="1262929"/>
              <wp:effectExtent l="12700" t="12700" r="8255" b="7620"/>
              <wp:docPr id="177502104"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104" name="Imagem 1" descr="Gráfico&#10;&#10;O conteúdo gerado por IA pode estar incorreto."/>
                      <pic:cNvPicPr/>
                    </pic:nvPicPr>
                    <pic:blipFill>
                      <a:blip r:embed="rId25"/>
                      <a:stretch>
                        <a:fillRect/>
                      </a:stretch>
                    </pic:blipFill>
                    <pic:spPr>
                      <a:xfrm>
                        <a:off x="0" y="0"/>
                        <a:ext cx="4289197" cy="1283333"/>
                      </a:xfrm>
                      <a:prstGeom prst="rect">
                        <a:avLst/>
                      </a:prstGeom>
                      <a:ln w="12700">
                        <a:solidFill>
                          <a:srgbClr val="000000"/>
                        </a:solidFill>
                      </a:ln>
                    </pic:spPr>
                  </pic:pic>
                </a:graphicData>
              </a:graphic>
            </wp:inline>
          </w:drawing>
        </w:r>
      </w:ins>
      <w:del w:id="709" w:author="Dalton Solano dos Reis" w:date="2025-12-11T14:30:00Z" w16du:dateUtc="2025-12-11T17:30:00Z">
        <w:r w:rsidR="001606F3" w:rsidDel="002429FF">
          <w:rPr>
            <w:noProof/>
          </w:rPr>
          <w:drawing>
            <wp:inline distT="0" distB="0" distL="0" distR="0" wp14:anchorId="531E6FF1" wp14:editId="7C5B168D">
              <wp:extent cx="4210050" cy="1602518"/>
              <wp:effectExtent l="12700" t="12700" r="6350" b="10795"/>
              <wp:docPr id="2076233723"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3723" name="Imagem 1" descr="Gráfico, Gráfico de pizza&#10;&#10;O conteúdo gerado por IA pode estar incorreto."/>
                      <pic:cNvPicPr/>
                    </pic:nvPicPr>
                    <pic:blipFill>
                      <a:blip r:embed="rId26"/>
                      <a:stretch>
                        <a:fillRect/>
                      </a:stretch>
                    </pic:blipFill>
                    <pic:spPr>
                      <a:xfrm>
                        <a:off x="0" y="0"/>
                        <a:ext cx="4227341" cy="1609100"/>
                      </a:xfrm>
                      <a:prstGeom prst="rect">
                        <a:avLst/>
                      </a:prstGeom>
                      <a:ln w="12700" cap="sq">
                        <a:solidFill>
                          <a:srgbClr val="000000"/>
                        </a:solidFill>
                        <a:prstDash val="solid"/>
                        <a:miter lim="800000"/>
                      </a:ln>
                      <a:effectLst/>
                    </pic:spPr>
                  </pic:pic>
                </a:graphicData>
              </a:graphic>
            </wp:inline>
          </w:drawing>
        </w:r>
      </w:del>
    </w:p>
    <w:p w14:paraId="2D85C787" w14:textId="77777777" w:rsidR="00B92C88" w:rsidRDefault="00B92C88" w:rsidP="00B92C88">
      <w:pPr>
        <w:pStyle w:val="TF-FONTE"/>
      </w:pPr>
      <w:r>
        <w:t>Fonte: elaborado pelo autor (2025).</w:t>
      </w:r>
    </w:p>
    <w:p w14:paraId="7B3DCEBB" w14:textId="752C3C56" w:rsidR="00B92C88" w:rsidDel="00BC6216" w:rsidRDefault="0058042F" w:rsidP="00E16464">
      <w:pPr>
        <w:pStyle w:val="TF-TEXTO"/>
        <w:rPr>
          <w:moveFrom w:id="710" w:author="Dalton Solano dos Reis" w:date="2025-12-11T14:24:00Z" w16du:dateUtc="2025-12-11T17:24:00Z"/>
        </w:rPr>
      </w:pPr>
      <w:moveFromRangeStart w:id="711" w:author="Dalton Solano dos Reis" w:date="2025-12-11T14:24:00Z" w:name="move216355473"/>
      <w:moveFrom w:id="712" w:author="Dalton Solano dos Reis" w:date="2025-12-11T14:24:00Z" w16du:dateUtc="2025-12-11T17:24:00Z">
        <w:r w:rsidDel="00BC6216">
          <w:t xml:space="preserve">Sobre a faixa etária dos </w:t>
        </w:r>
        <w:r w:rsidR="00CC3CF5" w:rsidDel="00BC6216">
          <w:t xml:space="preserve">participantes, </w:t>
        </w:r>
        <w:r w:rsidR="001B2111" w:rsidDel="00BC6216">
          <w:t xml:space="preserve">prevalece </w:t>
        </w:r>
        <w:r w:rsidR="00725C39" w:rsidDel="00BC6216">
          <w:t>(</w:t>
        </w:r>
        <w:r w:rsidR="0073749C" w:rsidDel="00BC6216">
          <w:t xml:space="preserve">86,7% - </w:t>
        </w:r>
        <w:r w:rsidR="00725C39" w:rsidDel="00BC6216">
          <w:t>13 resposta</w:t>
        </w:r>
        <w:r w:rsidR="0073749C" w:rsidDel="00BC6216">
          <w:t>s</w:t>
        </w:r>
        <w:r w:rsidR="00725C39" w:rsidDel="00BC6216">
          <w:t xml:space="preserve">) </w:t>
        </w:r>
        <w:r w:rsidR="001B2111" w:rsidDel="00BC6216">
          <w:t xml:space="preserve">aqueles que </w:t>
        </w:r>
        <w:r w:rsidR="00613A0A" w:rsidDel="00BC6216">
          <w:t>alega</w:t>
        </w:r>
        <w:r w:rsidR="001B2111" w:rsidDel="00BC6216">
          <w:t>m</w:t>
        </w:r>
        <w:r w:rsidR="00613A0A" w:rsidDel="00BC6216">
          <w:t xml:space="preserve"> ter entre </w:t>
        </w:r>
        <w:r w:rsidR="0083461A" w:rsidDel="00BC6216">
          <w:t xml:space="preserve">18 </w:t>
        </w:r>
        <w:r w:rsidR="00373C94" w:rsidDel="00BC6216">
          <w:t>e</w:t>
        </w:r>
        <w:r w:rsidR="0083461A" w:rsidDel="00BC6216">
          <w:t xml:space="preserve"> 24 anos e o restante (</w:t>
        </w:r>
        <w:r w:rsidR="0073749C" w:rsidDel="00BC6216">
          <w:t xml:space="preserve">13,3% - </w:t>
        </w:r>
        <w:r w:rsidR="0083461A" w:rsidDel="00BC6216">
          <w:t xml:space="preserve">2 respostas) </w:t>
        </w:r>
        <w:r w:rsidR="00E7234D" w:rsidDel="00BC6216">
          <w:t xml:space="preserve">está entre 25 </w:t>
        </w:r>
        <w:r w:rsidR="000B3E91" w:rsidDel="00BC6216">
          <w:t>e</w:t>
        </w:r>
        <w:r w:rsidR="00E7234D" w:rsidDel="00BC6216">
          <w:t xml:space="preserve"> 34 anos conforme </w:t>
        </w:r>
        <w:r w:rsidR="000B3E91" w:rsidDel="00BC6216">
          <w:t xml:space="preserve">ilustra </w:t>
        </w:r>
        <w:r w:rsidR="00E7234D" w:rsidDel="00BC6216">
          <w:t xml:space="preserve">a </w:t>
        </w:r>
        <w:r w:rsidR="003E62EB" w:rsidDel="00BC6216">
          <w:fldChar w:fldCharType="begin"/>
        </w:r>
        <w:r w:rsidR="003E62EB" w:rsidDel="00BC6216">
          <w:instrText xml:space="preserve"> REF Figura12 \h </w:instrText>
        </w:r>
      </w:moveFrom>
      <w:del w:id="713" w:author="Dalton Solano dos Reis" w:date="2025-12-11T14:24:00Z" w16du:dateUtc="2025-12-11T17:24:00Z"/>
      <w:moveFrom w:id="714" w:author="Dalton Solano dos Reis" w:date="2025-12-11T14:24:00Z" w16du:dateUtc="2025-12-11T17:24:00Z">
        <w:r w:rsidR="003E62EB" w:rsidDel="00BC6216">
          <w:fldChar w:fldCharType="separate"/>
        </w:r>
        <w:r w:rsidR="00050750" w:rsidDel="00BC6216">
          <w:t xml:space="preserve">Figura 12 </w:t>
        </w:r>
        <w:r w:rsidR="003E62EB" w:rsidDel="00BC6216">
          <w:fldChar w:fldCharType="end"/>
        </w:r>
        <w:r w:rsidR="00E7234D" w:rsidDel="00BC6216">
          <w:t>.</w:t>
        </w:r>
      </w:moveFrom>
    </w:p>
    <w:p w14:paraId="65957AA6" w14:textId="2B01F680" w:rsidR="00E7234D" w:rsidDel="002429FF" w:rsidRDefault="00E7234D" w:rsidP="00E7234D">
      <w:pPr>
        <w:pStyle w:val="TF-LEGENDA"/>
        <w:rPr>
          <w:del w:id="715" w:author="Dalton Solano dos Reis" w:date="2025-12-11T14:31:00Z" w16du:dateUtc="2025-12-11T17:31:00Z"/>
        </w:rPr>
      </w:pPr>
      <w:bookmarkStart w:id="716" w:name="Figura12"/>
      <w:moveFromRangeEnd w:id="711"/>
      <w:del w:id="717" w:author="Dalton Solano dos Reis" w:date="2025-12-11T14:31:00Z" w16du:dateUtc="2025-12-11T17:31:00Z">
        <w:r w:rsidDel="002429FF">
          <w:delText>Figura 1</w:delText>
        </w:r>
        <w:r w:rsidR="00F05476" w:rsidDel="002429FF">
          <w:delText>2</w:delText>
        </w:r>
        <w:r w:rsidDel="002429FF">
          <w:delText xml:space="preserve"> </w:delText>
        </w:r>
        <w:bookmarkEnd w:id="716"/>
        <w:r w:rsidDel="002429FF">
          <w:delText xml:space="preserve">– Resultado da pergunta de identificação </w:delText>
        </w:r>
        <w:r w:rsidR="008E40E4" w:rsidDel="002429FF">
          <w:delText>da faixa etária dos participantes</w:delText>
        </w:r>
      </w:del>
    </w:p>
    <w:p w14:paraId="328F12E3" w14:textId="70BF453D" w:rsidR="00E7234D" w:rsidDel="002429FF" w:rsidRDefault="000B3E91" w:rsidP="00E7234D">
      <w:pPr>
        <w:pStyle w:val="TF-LEGENDA"/>
        <w:rPr>
          <w:del w:id="718" w:author="Dalton Solano dos Reis" w:date="2025-12-11T14:31:00Z" w16du:dateUtc="2025-12-11T17:31:00Z"/>
        </w:rPr>
      </w:pPr>
      <w:del w:id="719" w:author="Dalton Solano dos Reis" w:date="2025-12-11T14:31:00Z" w16du:dateUtc="2025-12-11T17:31:00Z">
        <w:r w:rsidDel="002429FF">
          <w:rPr>
            <w:noProof/>
          </w:rPr>
          <w:drawing>
            <wp:inline distT="0" distB="0" distL="0" distR="0" wp14:anchorId="4A0E966A" wp14:editId="17451CA7">
              <wp:extent cx="4229100" cy="1621616"/>
              <wp:effectExtent l="57150" t="57150" r="95250" b="93345"/>
              <wp:docPr id="1956203298"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3298" name="Imagem 1" descr="Gráfico, Gráfico de pizza&#10;&#10;O conteúdo gerado por IA pode estar incorreto."/>
                      <pic:cNvPicPr/>
                    </pic:nvPicPr>
                    <pic:blipFill>
                      <a:blip r:embed="rId27"/>
                      <a:stretch>
                        <a:fillRect/>
                      </a:stretch>
                    </pic:blipFill>
                    <pic:spPr>
                      <a:xfrm>
                        <a:off x="0" y="0"/>
                        <a:ext cx="4262645" cy="163447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del>
    </w:p>
    <w:p w14:paraId="35D46D7A" w14:textId="6F9F64EE" w:rsidR="00E7234D" w:rsidDel="002429FF" w:rsidRDefault="00E7234D" w:rsidP="00E7234D">
      <w:pPr>
        <w:pStyle w:val="TF-FONTE"/>
        <w:rPr>
          <w:del w:id="720" w:author="Dalton Solano dos Reis" w:date="2025-12-11T14:31:00Z" w16du:dateUtc="2025-12-11T17:31:00Z"/>
        </w:rPr>
      </w:pPr>
      <w:del w:id="721" w:author="Dalton Solano dos Reis" w:date="2025-12-11T14:31:00Z" w16du:dateUtc="2025-12-11T17:31:00Z">
        <w:r w:rsidDel="002429FF">
          <w:delText>Fonte: elaborado pelo autor (2025).</w:delText>
        </w:r>
      </w:del>
    </w:p>
    <w:p w14:paraId="101DE2E1" w14:textId="037C9EF2" w:rsidR="00E7234D" w:rsidRDefault="00FF1188" w:rsidP="00E16464">
      <w:pPr>
        <w:pStyle w:val="TF-TEXTO"/>
      </w:pPr>
      <w:r>
        <w:t xml:space="preserve">Em relação a pergunta se os participantes costumam </w:t>
      </w:r>
      <w:r w:rsidR="00AA6843">
        <w:t xml:space="preserve">ver a avaliação de um produto antes de </w:t>
      </w:r>
      <w:r w:rsidR="00704CCE">
        <w:t>comprá-lo</w:t>
      </w:r>
      <w:r w:rsidR="00AA6843">
        <w:t xml:space="preserve">, </w:t>
      </w:r>
      <w:r w:rsidR="00BE324E">
        <w:t xml:space="preserve">93,3% (14 respostas) </w:t>
      </w:r>
      <w:r w:rsidR="009969CE">
        <w:t>afirmam</w:t>
      </w:r>
      <w:r w:rsidR="00974B15">
        <w:t xml:space="preserve"> que </w:t>
      </w:r>
      <w:r w:rsidR="009969CE">
        <w:t xml:space="preserve">sim e somente um dos participantes (6,7%) </w:t>
      </w:r>
      <w:r w:rsidR="00232B74">
        <w:t>admite que não</w:t>
      </w:r>
      <w:ins w:id="722" w:author="Dalton Solano dos Reis" w:date="2025-12-11T14:32:00Z" w16du:dateUtc="2025-12-11T17:32:00Z">
        <w:r w:rsidR="002429FF">
          <w:t xml:space="preserve"> </w:t>
        </w:r>
      </w:ins>
      <w:del w:id="723" w:author="Dalton Solano dos Reis" w:date="2025-12-11T14:32:00Z" w16du:dateUtc="2025-12-11T17:32:00Z">
        <w:r w:rsidR="00913DD8" w:rsidDel="002429FF">
          <w:delText xml:space="preserve">, como visto na </w:delText>
        </w:r>
      </w:del>
      <w:ins w:id="724" w:author="Dalton Solano dos Reis" w:date="2025-12-11T14:32:00Z" w16du:dateUtc="2025-12-11T17:32:00Z">
        <w:r w:rsidR="002429FF">
          <w:t>(</w:t>
        </w:r>
      </w:ins>
      <w:commentRangeStart w:id="725"/>
      <w:r w:rsidR="003E62EB">
        <w:fldChar w:fldCharType="begin"/>
      </w:r>
      <w:r w:rsidR="003E62EB">
        <w:instrText xml:space="preserve"> REF Figura13 \h </w:instrText>
      </w:r>
      <w:r w:rsidR="003E62EB">
        <w:fldChar w:fldCharType="separate"/>
      </w:r>
      <w:r w:rsidR="00050750">
        <w:t xml:space="preserve">Figura 13 </w:t>
      </w:r>
      <w:r w:rsidR="003E62EB">
        <w:fldChar w:fldCharType="end"/>
      </w:r>
      <w:commentRangeEnd w:id="725"/>
      <w:r w:rsidR="002429FF">
        <w:rPr>
          <w:rStyle w:val="Refdecomentrio"/>
          <w:sz w:val="20"/>
          <w:szCs w:val="20"/>
        </w:rPr>
        <w:commentReference w:id="725"/>
      </w:r>
      <w:ins w:id="726" w:author="Dalton Solano dos Reis" w:date="2025-12-11T14:32:00Z" w16du:dateUtc="2025-12-11T17:32:00Z">
        <w:r w:rsidR="002429FF">
          <w:t>)</w:t>
        </w:r>
      </w:ins>
      <w:r w:rsidR="00232B74">
        <w:t xml:space="preserve">. A predominância </w:t>
      </w:r>
      <w:r w:rsidR="00800B14">
        <w:t xml:space="preserve">afirmativa </w:t>
      </w:r>
      <w:r w:rsidR="00704CCE">
        <w:t xml:space="preserve">entre as respostas dessa pergunta </w:t>
      </w:r>
      <w:r w:rsidR="00E977D4">
        <w:t xml:space="preserve">enfatiza a </w:t>
      </w:r>
      <w:r w:rsidR="00800B14">
        <w:t xml:space="preserve">importância </w:t>
      </w:r>
      <w:r w:rsidR="00704CCE">
        <w:t xml:space="preserve">das avaliações </w:t>
      </w:r>
      <w:r w:rsidR="00525141">
        <w:t xml:space="preserve">e troca de experiências entre os usuários </w:t>
      </w:r>
      <w:r w:rsidR="00E977D4">
        <w:t>des</w:t>
      </w:r>
      <w:r w:rsidR="00DC4021">
        <w:t xml:space="preserve">crita na subseção 2.2. Além disso, </w:t>
      </w:r>
      <w:r w:rsidR="00594172">
        <w:t xml:space="preserve">esse dado também valoriza a funcionalidade de enviar avaliações </w:t>
      </w:r>
      <w:r w:rsidR="00913DD8">
        <w:t xml:space="preserve">sobre as praias </w:t>
      </w:r>
      <w:r w:rsidR="008F74D1">
        <w:t>com</w:t>
      </w:r>
      <w:r w:rsidR="00C92915">
        <w:t xml:space="preserve"> nota,</w:t>
      </w:r>
      <w:r w:rsidR="008F74D1">
        <w:t xml:space="preserve"> imagens e comentários na proposta d</w:t>
      </w:r>
      <w:r w:rsidR="008741DB">
        <w:t>o projeto</w:t>
      </w:r>
      <w:r w:rsidR="008F74D1">
        <w:t>.</w:t>
      </w:r>
    </w:p>
    <w:p w14:paraId="3FB89237" w14:textId="514D2166" w:rsidR="00406F09" w:rsidRDefault="00406F09" w:rsidP="00406F09">
      <w:pPr>
        <w:pStyle w:val="TF-LEGENDA"/>
      </w:pPr>
      <w:bookmarkStart w:id="727" w:name="Figura13"/>
      <w:r>
        <w:t>Figura 1</w:t>
      </w:r>
      <w:r w:rsidR="00F05476">
        <w:t>3</w:t>
      </w:r>
      <w:r>
        <w:t xml:space="preserve"> </w:t>
      </w:r>
      <w:bookmarkEnd w:id="727"/>
      <w:r>
        <w:t xml:space="preserve">– Resultado da pergunta de identificação </w:t>
      </w:r>
      <w:r w:rsidR="003B6FFF">
        <w:t>sobre análise antes de comprar um produto</w:t>
      </w:r>
    </w:p>
    <w:p w14:paraId="26CE15AF" w14:textId="6E2F0F06" w:rsidR="00406F09" w:rsidRDefault="005B5195">
      <w:pPr>
        <w:pStyle w:val="TF-FIGURA"/>
        <w:pPrChange w:id="728" w:author="Dalton Solano dos Reis" w:date="2025-12-11T14:34:00Z" w16du:dateUtc="2025-12-11T17:34:00Z">
          <w:pPr>
            <w:pStyle w:val="TF-LEGENDA"/>
          </w:pPr>
        </w:pPrChange>
      </w:pPr>
      <w:r>
        <w:rPr>
          <w:noProof/>
        </w:rPr>
        <w:drawing>
          <wp:inline distT="0" distB="0" distL="0" distR="0" wp14:anchorId="5C43299C" wp14:editId="0C3B984B">
            <wp:extent cx="4238625" cy="1619991"/>
            <wp:effectExtent l="12700" t="12700" r="15875" b="18415"/>
            <wp:docPr id="51852566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5660" name="Imagem 1" descr="Gráfico, Gráfico de pizza&#10;&#10;O conteúdo gerado por IA pode estar incorreto."/>
                    <pic:cNvPicPr/>
                  </pic:nvPicPr>
                  <pic:blipFill>
                    <a:blip r:embed="rId28"/>
                    <a:stretch>
                      <a:fillRect/>
                    </a:stretch>
                  </pic:blipFill>
                  <pic:spPr>
                    <a:xfrm>
                      <a:off x="0" y="0"/>
                      <a:ext cx="4253466" cy="1625663"/>
                    </a:xfrm>
                    <a:prstGeom prst="rect">
                      <a:avLst/>
                    </a:prstGeom>
                    <a:ln w="12700" cap="sq">
                      <a:solidFill>
                        <a:srgbClr val="000000"/>
                      </a:solidFill>
                      <a:prstDash val="solid"/>
                      <a:miter lim="800000"/>
                    </a:ln>
                    <a:effectLst/>
                  </pic:spPr>
                </pic:pic>
              </a:graphicData>
            </a:graphic>
          </wp:inline>
        </w:drawing>
      </w:r>
    </w:p>
    <w:p w14:paraId="3B337266" w14:textId="4B229BE9" w:rsidR="00406F09" w:rsidRDefault="00406F09" w:rsidP="005B5195">
      <w:pPr>
        <w:pStyle w:val="TF-FONTE"/>
      </w:pPr>
      <w:r>
        <w:t>Fonte: elaborado pelo autor (2025).</w:t>
      </w:r>
    </w:p>
    <w:p w14:paraId="0B0BDC29" w14:textId="15242463" w:rsidR="008D0E97" w:rsidRDefault="008D0E97" w:rsidP="008D0E97">
      <w:pPr>
        <w:pStyle w:val="TF-TEXTO"/>
      </w:pPr>
      <w:r>
        <w:lastRenderedPageBreak/>
        <w:t>A segunda seção do formulário, que diz respeito a</w:t>
      </w:r>
      <w:r w:rsidR="00E02309">
        <w:t xml:space="preserve"> experiência do usuário</w:t>
      </w:r>
      <w:r w:rsidR="0029007A">
        <w:t xml:space="preserve"> enquanto</w:t>
      </w:r>
      <w:r w:rsidR="00465C12">
        <w:t xml:space="preserve"> </w:t>
      </w:r>
      <w:r w:rsidR="00782946">
        <w:t>ao uso do aplicativo</w:t>
      </w:r>
      <w:r w:rsidR="00070CC3">
        <w:t xml:space="preserve"> móvel</w:t>
      </w:r>
      <w:r w:rsidR="00782946">
        <w:t xml:space="preserve">, iniciou-se questionando os participantes </w:t>
      </w:r>
      <w:r w:rsidR="00320428">
        <w:t>como eles avaliam a facilidade de uso do aplicativo</w:t>
      </w:r>
      <w:r w:rsidR="003734D2">
        <w:t xml:space="preserve"> (</w:t>
      </w:r>
      <w:r w:rsidR="003E62EB">
        <w:fldChar w:fldCharType="begin"/>
      </w:r>
      <w:r w:rsidR="003E62EB">
        <w:instrText xml:space="preserve"> REF Figura14 \h </w:instrText>
      </w:r>
      <w:r w:rsidR="003E62EB">
        <w:fldChar w:fldCharType="separate"/>
      </w:r>
      <w:r w:rsidR="00050750">
        <w:t xml:space="preserve">Figura 14 </w:t>
      </w:r>
      <w:r w:rsidR="003E62EB">
        <w:fldChar w:fldCharType="end"/>
      </w:r>
      <w:r w:rsidR="003734D2">
        <w:t>)</w:t>
      </w:r>
      <w:r w:rsidR="00320428">
        <w:t xml:space="preserve">, </w:t>
      </w:r>
      <w:r w:rsidR="001168D5">
        <w:t>93,4% (14 respostas) identificam como fácil ou muito fácil e somente um participante (</w:t>
      </w:r>
      <w:r w:rsidR="006D7E8B">
        <w:t>6,6%</w:t>
      </w:r>
      <w:r w:rsidR="001168D5">
        <w:t>)</w:t>
      </w:r>
      <w:r w:rsidR="006D7E8B">
        <w:t xml:space="preserve"> como </w:t>
      </w:r>
      <w:r w:rsidR="001E264D">
        <w:t>n</w:t>
      </w:r>
      <w:r w:rsidR="006D7E8B">
        <w:t>eutro.</w:t>
      </w:r>
    </w:p>
    <w:p w14:paraId="353296BD" w14:textId="05AA7986" w:rsidR="00E23AFC" w:rsidRDefault="00E23AFC" w:rsidP="00E23AFC">
      <w:pPr>
        <w:pStyle w:val="TF-LEGENDA"/>
      </w:pPr>
      <w:bookmarkStart w:id="729" w:name="Figura14"/>
      <w:r>
        <w:t>Figura 1</w:t>
      </w:r>
      <w:r w:rsidR="00F05476">
        <w:t>4</w:t>
      </w:r>
      <w:r>
        <w:t xml:space="preserve"> </w:t>
      </w:r>
      <w:bookmarkEnd w:id="729"/>
      <w:r>
        <w:t>– Resultado da pergunta de experiência sobre facilidade de uso do aplicativo móvel</w:t>
      </w:r>
    </w:p>
    <w:p w14:paraId="70CD9571" w14:textId="170E36B2" w:rsidR="00E23AFC" w:rsidRDefault="004925D6">
      <w:pPr>
        <w:pStyle w:val="TF-FIGURA"/>
        <w:pPrChange w:id="730" w:author="Dalton Solano dos Reis" w:date="2025-12-11T14:35:00Z" w16du:dateUtc="2025-12-11T17:35:00Z">
          <w:pPr>
            <w:pStyle w:val="TF-LEGENDA"/>
          </w:pPr>
        </w:pPrChange>
      </w:pPr>
      <w:r>
        <w:rPr>
          <w:noProof/>
        </w:rPr>
        <w:drawing>
          <wp:inline distT="0" distB="0" distL="0" distR="0" wp14:anchorId="5788FE79" wp14:editId="66B68E88">
            <wp:extent cx="4286250" cy="1639527"/>
            <wp:effectExtent l="12700" t="12700" r="6350" b="12065"/>
            <wp:docPr id="121780509"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0509" name="Imagem 1" descr="Gráfico, Gráfico de pizza&#10;&#10;O conteúdo gerado por IA pode estar incorreto."/>
                    <pic:cNvPicPr/>
                  </pic:nvPicPr>
                  <pic:blipFill>
                    <a:blip r:embed="rId29"/>
                    <a:stretch>
                      <a:fillRect/>
                    </a:stretch>
                  </pic:blipFill>
                  <pic:spPr>
                    <a:xfrm>
                      <a:off x="0" y="0"/>
                      <a:ext cx="4296473" cy="1643437"/>
                    </a:xfrm>
                    <a:prstGeom prst="rect">
                      <a:avLst/>
                    </a:prstGeom>
                    <a:ln w="12700" cap="sq">
                      <a:solidFill>
                        <a:srgbClr val="000000"/>
                      </a:solidFill>
                      <a:prstDash val="solid"/>
                      <a:miter lim="800000"/>
                    </a:ln>
                    <a:effectLst/>
                  </pic:spPr>
                </pic:pic>
              </a:graphicData>
            </a:graphic>
          </wp:inline>
        </w:drawing>
      </w:r>
    </w:p>
    <w:p w14:paraId="19EB0684" w14:textId="77777777" w:rsidR="00E23AFC" w:rsidRDefault="00E23AFC" w:rsidP="00E23AFC">
      <w:pPr>
        <w:pStyle w:val="TF-FONTE"/>
      </w:pPr>
      <w:r>
        <w:t>Fonte: elaborado pelo autor (2025).</w:t>
      </w:r>
    </w:p>
    <w:p w14:paraId="34A065FD" w14:textId="6B3701B8" w:rsidR="004925D6" w:rsidRDefault="00687DCB" w:rsidP="00F3588A">
      <w:pPr>
        <w:pStyle w:val="TF-TEXTO"/>
      </w:pPr>
      <w:r>
        <w:t xml:space="preserve">Se </w:t>
      </w:r>
      <w:r w:rsidR="00070CC3">
        <w:t>o design e a interface do aplicativo m</w:t>
      </w:r>
      <w:r w:rsidR="008741DB">
        <w:t>óvel</w:t>
      </w:r>
      <w:r w:rsidR="0019693E">
        <w:t xml:space="preserve"> </w:t>
      </w:r>
      <w:r>
        <w:t xml:space="preserve">são agradáveis </w:t>
      </w:r>
      <w:r w:rsidR="0019693E">
        <w:t>(</w:t>
      </w:r>
      <w:r w:rsidR="000C08AF">
        <w:fldChar w:fldCharType="begin"/>
      </w:r>
      <w:r w:rsidR="000C08AF">
        <w:instrText xml:space="preserve"> REF Figura15 \h </w:instrText>
      </w:r>
      <w:r w:rsidR="000C08AF">
        <w:fldChar w:fldCharType="separate"/>
      </w:r>
      <w:r w:rsidR="00050750">
        <w:t xml:space="preserve">Figura 15 </w:t>
      </w:r>
      <w:r w:rsidR="000C08AF">
        <w:fldChar w:fldCharType="end"/>
      </w:r>
      <w:r w:rsidR="0019693E">
        <w:t>)</w:t>
      </w:r>
      <w:r w:rsidR="008741DB">
        <w:t xml:space="preserve">, </w:t>
      </w:r>
      <w:r w:rsidR="001E264D">
        <w:t>80% (12 respostas)</w:t>
      </w:r>
      <w:r>
        <w:t xml:space="preserve"> respondem que sim, </w:t>
      </w:r>
      <w:r w:rsidR="00B94C02">
        <w:t xml:space="preserve">6,7% </w:t>
      </w:r>
      <w:r w:rsidR="0047507B">
        <w:t>que não (</w:t>
      </w:r>
      <w:r w:rsidR="00B94C02">
        <w:t>1 resposta</w:t>
      </w:r>
      <w:r w:rsidR="0047507B">
        <w:t xml:space="preserve">) e </w:t>
      </w:r>
      <w:r>
        <w:t xml:space="preserve">outros </w:t>
      </w:r>
      <w:r w:rsidR="00B94C02">
        <w:t xml:space="preserve">13,3% </w:t>
      </w:r>
      <w:r>
        <w:t>(</w:t>
      </w:r>
      <w:r w:rsidR="00B94C02">
        <w:t>2 respostas</w:t>
      </w:r>
      <w:r>
        <w:t xml:space="preserve">) </w:t>
      </w:r>
      <w:r w:rsidR="004C45CA">
        <w:t>são neutros</w:t>
      </w:r>
      <w:r w:rsidR="0047507B">
        <w:t>.</w:t>
      </w:r>
    </w:p>
    <w:p w14:paraId="1B8120DE" w14:textId="7E8EC9E0" w:rsidR="004F6D82" w:rsidRDefault="004F6D82" w:rsidP="004F6D82">
      <w:pPr>
        <w:pStyle w:val="TF-LEGENDA"/>
      </w:pPr>
      <w:bookmarkStart w:id="731" w:name="Figura15"/>
      <w:r>
        <w:t>Figura 1</w:t>
      </w:r>
      <w:r w:rsidR="00F05476">
        <w:t>5</w:t>
      </w:r>
      <w:r>
        <w:t xml:space="preserve"> </w:t>
      </w:r>
      <w:bookmarkEnd w:id="731"/>
      <w:r>
        <w:t xml:space="preserve">– Resultado da pergunta de experiência sobre </w:t>
      </w:r>
      <w:r w:rsidR="000F10FD">
        <w:t xml:space="preserve">o design e a interface do </w:t>
      </w:r>
      <w:r>
        <w:t>aplicativo móvel</w:t>
      </w:r>
    </w:p>
    <w:p w14:paraId="43D6A4CA" w14:textId="1D4FE164" w:rsidR="004F6D82" w:rsidRDefault="000F10FD">
      <w:pPr>
        <w:pStyle w:val="TF-FIGURA"/>
        <w:pPrChange w:id="732" w:author="Dalton Solano dos Reis" w:date="2025-12-11T14:36:00Z" w16du:dateUtc="2025-12-11T17:36:00Z">
          <w:pPr>
            <w:pStyle w:val="TF-LEGENDA"/>
          </w:pPr>
        </w:pPrChange>
      </w:pPr>
      <w:r>
        <w:rPr>
          <w:noProof/>
        </w:rPr>
        <w:drawing>
          <wp:inline distT="0" distB="0" distL="0" distR="0" wp14:anchorId="54073EC7" wp14:editId="003A61BA">
            <wp:extent cx="4333285" cy="1676400"/>
            <wp:effectExtent l="12700" t="12700" r="10160" b="12700"/>
            <wp:docPr id="1869117959"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17959" name="Imagem 1" descr="Gráfico, Gráfico de pizza&#10;&#10;O conteúdo gerado por IA pode estar incorreto."/>
                    <pic:cNvPicPr/>
                  </pic:nvPicPr>
                  <pic:blipFill>
                    <a:blip r:embed="rId30"/>
                    <a:stretch>
                      <a:fillRect/>
                    </a:stretch>
                  </pic:blipFill>
                  <pic:spPr>
                    <a:xfrm>
                      <a:off x="0" y="0"/>
                      <a:ext cx="4341267" cy="1679488"/>
                    </a:xfrm>
                    <a:prstGeom prst="rect">
                      <a:avLst/>
                    </a:prstGeom>
                    <a:ln w="12700" cap="sq">
                      <a:solidFill>
                        <a:srgbClr val="000000"/>
                      </a:solidFill>
                      <a:prstDash val="solid"/>
                      <a:miter lim="800000"/>
                    </a:ln>
                    <a:effectLst/>
                  </pic:spPr>
                </pic:pic>
              </a:graphicData>
            </a:graphic>
          </wp:inline>
        </w:drawing>
      </w:r>
    </w:p>
    <w:p w14:paraId="1C7C9F71" w14:textId="77777777" w:rsidR="004F6D82" w:rsidRDefault="004F6D82" w:rsidP="004F6D82">
      <w:pPr>
        <w:pStyle w:val="TF-FONTE"/>
      </w:pPr>
      <w:r>
        <w:t>Fonte: elaborado pelo autor (2025).</w:t>
      </w:r>
    </w:p>
    <w:p w14:paraId="6E5911DD" w14:textId="221F2091" w:rsidR="000F10FD" w:rsidRPr="000F10FD" w:rsidRDefault="003E5716" w:rsidP="003E5716">
      <w:pPr>
        <w:pStyle w:val="TF-TEXTO"/>
      </w:pPr>
      <w:r>
        <w:t>Quanto a dificuldades técnicas encontradas durante o uso do aplicativo (</w:t>
      </w:r>
      <w:r w:rsidR="000C08AF">
        <w:fldChar w:fldCharType="begin"/>
      </w:r>
      <w:r w:rsidR="000C08AF">
        <w:instrText xml:space="preserve"> REF Figura16 \h </w:instrText>
      </w:r>
      <w:r w:rsidR="000C08AF">
        <w:fldChar w:fldCharType="separate"/>
      </w:r>
      <w:r w:rsidR="00050750">
        <w:t xml:space="preserve">Figura 16 </w:t>
      </w:r>
      <w:r w:rsidR="000C08AF">
        <w:fldChar w:fldCharType="end"/>
      </w:r>
      <w:r>
        <w:t xml:space="preserve">), </w:t>
      </w:r>
      <w:r w:rsidR="00A9729A">
        <w:t>2 participantes</w:t>
      </w:r>
      <w:r w:rsidR="005F4AFA">
        <w:t xml:space="preserve"> relatam ter passado por lentidão.</w:t>
      </w:r>
    </w:p>
    <w:p w14:paraId="2F9E0D90" w14:textId="1ED4401E" w:rsidR="005F4AFA" w:rsidRDefault="005F4AFA" w:rsidP="005F4AFA">
      <w:pPr>
        <w:pStyle w:val="TF-LEGENDA"/>
      </w:pPr>
      <w:bookmarkStart w:id="733" w:name="Figura16"/>
      <w:r>
        <w:t>Figura 1</w:t>
      </w:r>
      <w:r w:rsidR="00F05476">
        <w:t>6</w:t>
      </w:r>
      <w:r>
        <w:t xml:space="preserve"> </w:t>
      </w:r>
      <w:bookmarkEnd w:id="733"/>
      <w:r>
        <w:t>– Resultado da pergunta de experiência sobre dificuldades técnicas do aplicativo móvel</w:t>
      </w:r>
    </w:p>
    <w:p w14:paraId="5D7B232E" w14:textId="04083703" w:rsidR="005F4AFA" w:rsidRDefault="00E92283">
      <w:pPr>
        <w:pStyle w:val="TF-FIGURA"/>
        <w:pPrChange w:id="734" w:author="Dalton Solano dos Reis" w:date="2025-12-11T14:36:00Z" w16du:dateUtc="2025-12-11T17:36:00Z">
          <w:pPr>
            <w:pStyle w:val="TF-LEGENDA"/>
          </w:pPr>
        </w:pPrChange>
      </w:pPr>
      <w:r>
        <w:rPr>
          <w:noProof/>
        </w:rPr>
        <w:drawing>
          <wp:inline distT="0" distB="0" distL="0" distR="0" wp14:anchorId="7520BAEC" wp14:editId="4C2A0AA6">
            <wp:extent cx="4393433" cy="1857375"/>
            <wp:effectExtent l="12700" t="12700" r="13970" b="9525"/>
            <wp:docPr id="1140539041"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9041" name="Imagem 1" descr="Uma imagem contendo Linha do tempo&#10;&#10;O conteúdo gerado por IA pode estar incorreto."/>
                    <pic:cNvPicPr/>
                  </pic:nvPicPr>
                  <pic:blipFill>
                    <a:blip r:embed="rId31"/>
                    <a:stretch>
                      <a:fillRect/>
                    </a:stretch>
                  </pic:blipFill>
                  <pic:spPr>
                    <a:xfrm>
                      <a:off x="0" y="0"/>
                      <a:ext cx="4398837" cy="1859659"/>
                    </a:xfrm>
                    <a:prstGeom prst="rect">
                      <a:avLst/>
                    </a:prstGeom>
                    <a:ln w="12700" cap="sq">
                      <a:solidFill>
                        <a:srgbClr val="000000"/>
                      </a:solidFill>
                      <a:prstDash val="solid"/>
                      <a:miter lim="800000"/>
                    </a:ln>
                    <a:effectLst/>
                  </pic:spPr>
                </pic:pic>
              </a:graphicData>
            </a:graphic>
          </wp:inline>
        </w:drawing>
      </w:r>
    </w:p>
    <w:p w14:paraId="5E69CA42" w14:textId="58017BB1" w:rsidR="004F6D82" w:rsidRDefault="005F4AFA" w:rsidP="005F4AFA">
      <w:pPr>
        <w:pStyle w:val="TF-FONTE"/>
      </w:pPr>
      <w:r>
        <w:t>Fonte: elaborado pelo autor (2025).</w:t>
      </w:r>
    </w:p>
    <w:p w14:paraId="29394B37" w14:textId="42551044" w:rsidR="00E92283" w:rsidRDefault="00470D19" w:rsidP="00470D19">
      <w:pPr>
        <w:pStyle w:val="TF-TEXTO"/>
      </w:pPr>
      <w:r>
        <w:t xml:space="preserve">A </w:t>
      </w:r>
      <w:r w:rsidR="00E263BB">
        <w:t xml:space="preserve">primeira pergunta da </w:t>
      </w:r>
      <w:r>
        <w:t xml:space="preserve">terceira seção do questionário, </w:t>
      </w:r>
      <w:r w:rsidR="00643667">
        <w:t>sobre as funcionalidades específicas do aplicativo móvel</w:t>
      </w:r>
      <w:r w:rsidR="00AC64ED">
        <w:t>, solicita aos usuários que eles avaliem a funcionalidade de consultar e visualizar as praias</w:t>
      </w:r>
      <w:r w:rsidR="002C161D">
        <w:t xml:space="preserve"> (</w:t>
      </w:r>
      <w:r w:rsidR="000C08AF">
        <w:fldChar w:fldCharType="begin"/>
      </w:r>
      <w:r w:rsidR="000C08AF">
        <w:instrText xml:space="preserve"> REF Figura17 \h </w:instrText>
      </w:r>
      <w:r w:rsidR="000C08AF">
        <w:fldChar w:fldCharType="separate"/>
      </w:r>
      <w:r w:rsidR="00050750">
        <w:t xml:space="preserve">Figura 17 </w:t>
      </w:r>
      <w:r w:rsidR="000C08AF">
        <w:fldChar w:fldCharType="end"/>
      </w:r>
      <w:r w:rsidR="002C161D">
        <w:t>)</w:t>
      </w:r>
      <w:r w:rsidR="00AC64ED">
        <w:t>.</w:t>
      </w:r>
      <w:r w:rsidR="002C161D">
        <w:t xml:space="preserve"> D</w:t>
      </w:r>
      <w:r w:rsidR="00E95590">
        <w:t>essa pergunta</w:t>
      </w:r>
      <w:r w:rsidR="002C161D">
        <w:t xml:space="preserve"> se obteve os seguintes resultados: </w:t>
      </w:r>
      <w:r w:rsidR="00E95590">
        <w:t xml:space="preserve">40% (6 respostas) dos participantes avaliam como excelente, </w:t>
      </w:r>
      <w:r w:rsidR="00967C53">
        <w:t xml:space="preserve">53,3% (8 respostas) como bom e 6,7% (1 resposta) </w:t>
      </w:r>
      <w:r w:rsidR="00B144EE">
        <w:t>como neutro.</w:t>
      </w:r>
    </w:p>
    <w:p w14:paraId="12F6B382" w14:textId="7564B036" w:rsidR="00B144EE" w:rsidRDefault="00B144EE" w:rsidP="00B144EE">
      <w:pPr>
        <w:pStyle w:val="TF-LEGENDA"/>
      </w:pPr>
      <w:bookmarkStart w:id="735" w:name="Figura17"/>
      <w:r>
        <w:lastRenderedPageBreak/>
        <w:t>Figura 1</w:t>
      </w:r>
      <w:r w:rsidR="00F05476">
        <w:t>7</w:t>
      </w:r>
      <w:r>
        <w:t xml:space="preserve"> </w:t>
      </w:r>
      <w:bookmarkEnd w:id="735"/>
      <w:r>
        <w:t xml:space="preserve">– Resultado da pergunta sobre a funcionalidade de </w:t>
      </w:r>
      <w:r w:rsidR="009D557D">
        <w:t>buscar e visualizar as praias</w:t>
      </w:r>
    </w:p>
    <w:p w14:paraId="1D513EB2" w14:textId="575F8E33" w:rsidR="00B144EE" w:rsidRDefault="00A15103">
      <w:pPr>
        <w:pStyle w:val="TF-FIGURA"/>
        <w:pPrChange w:id="736" w:author="Dalton Solano dos Reis" w:date="2025-12-11T14:37:00Z" w16du:dateUtc="2025-12-11T17:37:00Z">
          <w:pPr>
            <w:pStyle w:val="TF-LEGENDA"/>
          </w:pPr>
        </w:pPrChange>
      </w:pPr>
      <w:r>
        <w:rPr>
          <w:noProof/>
        </w:rPr>
        <w:drawing>
          <wp:inline distT="0" distB="0" distL="0" distR="0" wp14:anchorId="7DB57A81" wp14:editId="327ECA51">
            <wp:extent cx="4441277" cy="1685925"/>
            <wp:effectExtent l="12700" t="12700" r="16510" b="15875"/>
            <wp:docPr id="546338725"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38725" name="Imagem 1" descr="Gráfico, Gráfico de pizza&#10;&#10;O conteúdo gerado por IA pode estar incorreto."/>
                    <pic:cNvPicPr/>
                  </pic:nvPicPr>
                  <pic:blipFill>
                    <a:blip r:embed="rId32"/>
                    <a:stretch>
                      <a:fillRect/>
                    </a:stretch>
                  </pic:blipFill>
                  <pic:spPr>
                    <a:xfrm>
                      <a:off x="0" y="0"/>
                      <a:ext cx="4447151" cy="1688155"/>
                    </a:xfrm>
                    <a:prstGeom prst="rect">
                      <a:avLst/>
                    </a:prstGeom>
                    <a:ln w="12700" cap="sq">
                      <a:solidFill>
                        <a:srgbClr val="000000"/>
                      </a:solidFill>
                      <a:prstDash val="solid"/>
                      <a:miter lim="800000"/>
                    </a:ln>
                    <a:effectLst/>
                  </pic:spPr>
                </pic:pic>
              </a:graphicData>
            </a:graphic>
          </wp:inline>
        </w:drawing>
      </w:r>
    </w:p>
    <w:p w14:paraId="04A39779" w14:textId="50DEFC8B" w:rsidR="00B144EE" w:rsidRDefault="00B144EE" w:rsidP="00A15103">
      <w:pPr>
        <w:pStyle w:val="TF-FONTE"/>
      </w:pPr>
      <w:r>
        <w:t>Fonte: elaborado pelo autor (2025).</w:t>
      </w:r>
    </w:p>
    <w:p w14:paraId="4A060B09" w14:textId="52802EF3" w:rsidR="00100D14" w:rsidRDefault="0086309A" w:rsidP="0086309A">
      <w:pPr>
        <w:pStyle w:val="TF-TEXTO"/>
      </w:pPr>
      <w:r>
        <w:t xml:space="preserve">Acerca da pergunta sobre a funcionalidade </w:t>
      </w:r>
      <w:r w:rsidR="00C92915">
        <w:t>de enviar uma avaliação com notas, comentários e imagem</w:t>
      </w:r>
      <w:r w:rsidR="00F11FB0">
        <w:t xml:space="preserve"> (</w:t>
      </w:r>
      <w:r w:rsidR="000C08AF">
        <w:fldChar w:fldCharType="begin"/>
      </w:r>
      <w:r w:rsidR="000C08AF">
        <w:instrText xml:space="preserve"> REF Figura18 \h </w:instrText>
      </w:r>
      <w:r w:rsidR="000C08AF">
        <w:fldChar w:fldCharType="separate"/>
      </w:r>
      <w:r w:rsidR="00050750">
        <w:t xml:space="preserve">Figura 18 </w:t>
      </w:r>
      <w:r w:rsidR="000C08AF">
        <w:fldChar w:fldCharType="end"/>
      </w:r>
      <w:r w:rsidR="00F11FB0">
        <w:t>)</w:t>
      </w:r>
      <w:r w:rsidR="00C92915">
        <w:t xml:space="preserve">, </w:t>
      </w:r>
      <w:r w:rsidR="007013E4">
        <w:t xml:space="preserve">46,7% (7 respostas) </w:t>
      </w:r>
      <w:r w:rsidR="00F91A7E">
        <w:t xml:space="preserve">dizem ser excelente, 26,7% </w:t>
      </w:r>
      <w:r w:rsidR="00371181">
        <w:t xml:space="preserve">(4 respostas) determinam como bom, </w:t>
      </w:r>
      <w:r w:rsidR="009E5553">
        <w:t>6,7% (1 resposta) como neutro e outros 20% (3 respostas) não utilizaram dessa funcionalidade.</w:t>
      </w:r>
    </w:p>
    <w:p w14:paraId="6C4D7831" w14:textId="6201FA48" w:rsidR="009E5553" w:rsidRDefault="009E5553" w:rsidP="009E5553">
      <w:pPr>
        <w:pStyle w:val="TF-LEGENDA"/>
      </w:pPr>
      <w:bookmarkStart w:id="737" w:name="Figura18"/>
      <w:r>
        <w:t>Figura 1</w:t>
      </w:r>
      <w:r w:rsidR="00F05476">
        <w:t>8</w:t>
      </w:r>
      <w:r>
        <w:t xml:space="preserve"> </w:t>
      </w:r>
      <w:bookmarkEnd w:id="737"/>
      <w:r>
        <w:t xml:space="preserve">– Resultado da pergunta sobre a funcionalidade </w:t>
      </w:r>
      <w:r w:rsidR="00B14B3A">
        <w:t xml:space="preserve">de </w:t>
      </w:r>
      <w:r w:rsidR="00F11FB0">
        <w:t xml:space="preserve">avaliar </w:t>
      </w:r>
      <w:r>
        <w:t>as praias</w:t>
      </w:r>
    </w:p>
    <w:p w14:paraId="7308E49C" w14:textId="07E3327A" w:rsidR="009E5553" w:rsidRDefault="00B14B3A">
      <w:pPr>
        <w:pStyle w:val="TF-FIGURA"/>
        <w:pPrChange w:id="738" w:author="Dalton Solano dos Reis" w:date="2025-12-11T14:37:00Z" w16du:dateUtc="2025-12-11T17:37:00Z">
          <w:pPr>
            <w:pStyle w:val="TF-LEGENDA"/>
          </w:pPr>
        </w:pPrChange>
      </w:pPr>
      <w:r>
        <w:rPr>
          <w:noProof/>
        </w:rPr>
        <w:drawing>
          <wp:inline distT="0" distB="0" distL="0" distR="0" wp14:anchorId="4417721E" wp14:editId="498EAD84">
            <wp:extent cx="4521714" cy="1876425"/>
            <wp:effectExtent l="12700" t="12700" r="12700" b="15875"/>
            <wp:docPr id="1600469694"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9694" name="Imagem 1" descr="Gráfico, Gráfico de pizza&#10;&#10;O conteúdo gerado por IA pode estar incorreto."/>
                    <pic:cNvPicPr/>
                  </pic:nvPicPr>
                  <pic:blipFill>
                    <a:blip r:embed="rId33"/>
                    <a:stretch>
                      <a:fillRect/>
                    </a:stretch>
                  </pic:blipFill>
                  <pic:spPr>
                    <a:xfrm>
                      <a:off x="0" y="0"/>
                      <a:ext cx="4533538" cy="1881332"/>
                    </a:xfrm>
                    <a:prstGeom prst="rect">
                      <a:avLst/>
                    </a:prstGeom>
                    <a:ln w="12700" cap="sq">
                      <a:solidFill>
                        <a:srgbClr val="000000"/>
                      </a:solidFill>
                      <a:prstDash val="solid"/>
                      <a:miter lim="800000"/>
                    </a:ln>
                    <a:effectLst/>
                  </pic:spPr>
                </pic:pic>
              </a:graphicData>
            </a:graphic>
          </wp:inline>
        </w:drawing>
      </w:r>
    </w:p>
    <w:p w14:paraId="2CB41F98" w14:textId="37373BC5" w:rsidR="009E5553" w:rsidRDefault="009E5553" w:rsidP="00D90A91">
      <w:pPr>
        <w:pStyle w:val="TF-FONTE"/>
      </w:pPr>
      <w:r>
        <w:t>Fonte: elaborado pelo autor (2025).</w:t>
      </w:r>
    </w:p>
    <w:p w14:paraId="7743D99D" w14:textId="7416337E" w:rsidR="002C5B20" w:rsidRDefault="002C5B20" w:rsidP="002C5B20">
      <w:pPr>
        <w:pStyle w:val="TF-TEXTO"/>
      </w:pPr>
      <w:r>
        <w:t xml:space="preserve">Em relação a funcionalidade </w:t>
      </w:r>
      <w:r w:rsidR="00EC2D60">
        <w:t>de sugerir novas praias</w:t>
      </w:r>
      <w:r w:rsidR="008F5B4C">
        <w:t xml:space="preserve"> com imagem e localização</w:t>
      </w:r>
      <w:r w:rsidR="00EC2D60">
        <w:t xml:space="preserve"> para o aplicativo (</w:t>
      </w:r>
      <w:r w:rsidR="000C08AF">
        <w:fldChar w:fldCharType="begin"/>
      </w:r>
      <w:r w:rsidR="000C08AF">
        <w:instrText xml:space="preserve"> REF Figura19 \h </w:instrText>
      </w:r>
      <w:r w:rsidR="000C08AF">
        <w:fldChar w:fldCharType="separate"/>
      </w:r>
      <w:r w:rsidR="00050750">
        <w:t xml:space="preserve">Figura 19 </w:t>
      </w:r>
      <w:r w:rsidR="000C08AF">
        <w:fldChar w:fldCharType="end"/>
      </w:r>
      <w:r w:rsidR="00EC2D60">
        <w:t xml:space="preserve">), </w:t>
      </w:r>
      <w:r w:rsidR="00A936C0">
        <w:t xml:space="preserve">73,3% (11 respostas) dizem ser útil, </w:t>
      </w:r>
      <w:r w:rsidR="00083807">
        <w:t xml:space="preserve">13,3% (2 respostas) dizem ser parcialmente útil e </w:t>
      </w:r>
      <w:r w:rsidR="008C1254">
        <w:t>13,3% (2 respostas) não usaram essa funcionalidade.</w:t>
      </w:r>
    </w:p>
    <w:p w14:paraId="29460DF3" w14:textId="0AFB1FF8" w:rsidR="00452776" w:rsidRDefault="00452776" w:rsidP="00452776">
      <w:pPr>
        <w:pStyle w:val="TF-LEGENDA"/>
      </w:pPr>
      <w:bookmarkStart w:id="739" w:name="Figura19"/>
      <w:r>
        <w:t xml:space="preserve">Figura </w:t>
      </w:r>
      <w:r w:rsidR="00F05476">
        <w:t>19</w:t>
      </w:r>
      <w:r>
        <w:t xml:space="preserve"> </w:t>
      </w:r>
      <w:bookmarkEnd w:id="739"/>
      <w:r>
        <w:t>– Resultado da pergunta sobre a funcionalidade de enviar sugestões de novas praias</w:t>
      </w:r>
    </w:p>
    <w:p w14:paraId="7F91FA0A" w14:textId="5B199D69" w:rsidR="00452776" w:rsidRDefault="00E55A83">
      <w:pPr>
        <w:pStyle w:val="TF-FIGURA"/>
        <w:pPrChange w:id="740" w:author="Dalton Solano dos Reis" w:date="2025-12-11T14:38:00Z" w16du:dateUtc="2025-12-11T17:38:00Z">
          <w:pPr>
            <w:pStyle w:val="TF-LEGENDA"/>
          </w:pPr>
        </w:pPrChange>
      </w:pPr>
      <w:r>
        <w:rPr>
          <w:noProof/>
        </w:rPr>
        <w:drawing>
          <wp:inline distT="0" distB="0" distL="0" distR="0" wp14:anchorId="493485D4" wp14:editId="74873267">
            <wp:extent cx="4584983" cy="1952625"/>
            <wp:effectExtent l="12700" t="12700" r="12700" b="15875"/>
            <wp:docPr id="2117548038"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038" name="Imagem 1" descr="Gráfico, Gráfico de pizza&#10;&#10;O conteúdo gerado por IA pode estar incorreto."/>
                    <pic:cNvPicPr/>
                  </pic:nvPicPr>
                  <pic:blipFill>
                    <a:blip r:embed="rId34"/>
                    <a:stretch>
                      <a:fillRect/>
                    </a:stretch>
                  </pic:blipFill>
                  <pic:spPr>
                    <a:xfrm>
                      <a:off x="0" y="0"/>
                      <a:ext cx="4594321" cy="1956602"/>
                    </a:xfrm>
                    <a:prstGeom prst="rect">
                      <a:avLst/>
                    </a:prstGeom>
                    <a:ln w="12700" cap="sq">
                      <a:solidFill>
                        <a:srgbClr val="000000"/>
                      </a:solidFill>
                      <a:prstDash val="solid"/>
                      <a:miter lim="800000"/>
                    </a:ln>
                    <a:effectLst/>
                  </pic:spPr>
                </pic:pic>
              </a:graphicData>
            </a:graphic>
          </wp:inline>
        </w:drawing>
      </w:r>
    </w:p>
    <w:p w14:paraId="367B0A47" w14:textId="1E325EE0" w:rsidR="00452776" w:rsidRDefault="00452776" w:rsidP="007B217F">
      <w:pPr>
        <w:pStyle w:val="TF-FONTE"/>
      </w:pPr>
      <w:r>
        <w:t>Fonte: elaborado pelo autor (2025).</w:t>
      </w:r>
    </w:p>
    <w:p w14:paraId="106DE27D" w14:textId="0EF7A79D" w:rsidR="005B1259" w:rsidRDefault="005B1259" w:rsidP="005B1259">
      <w:pPr>
        <w:pStyle w:val="TF-TEXTO"/>
      </w:pPr>
      <w:r>
        <w:tab/>
        <w:t>Quando questionados se as funcionalidades da tela de mapa e a localização das praias abriram corretamente (</w:t>
      </w:r>
      <w:r w:rsidR="000C08AF">
        <w:fldChar w:fldCharType="begin"/>
      </w:r>
      <w:r w:rsidR="000C08AF">
        <w:instrText xml:space="preserve"> REF Figura20 \h </w:instrText>
      </w:r>
      <w:r w:rsidR="000C08AF">
        <w:fldChar w:fldCharType="separate"/>
      </w:r>
      <w:r w:rsidR="00050750">
        <w:t xml:space="preserve">Figura 20 </w:t>
      </w:r>
      <w:r w:rsidR="000C08AF">
        <w:fldChar w:fldCharType="end"/>
      </w:r>
      <w:r>
        <w:t>), a maior parte dos entrevistados (93,3% - 14 respostas) respondeu que sim e somente 1 deles (6,7% - 1 resposta) não acessou e utilizou as ações dessa tela.</w:t>
      </w:r>
    </w:p>
    <w:p w14:paraId="43743330" w14:textId="0C526DBA" w:rsidR="005B1259" w:rsidRDefault="005B1259" w:rsidP="005B1259">
      <w:pPr>
        <w:pStyle w:val="TF-LEGENDA"/>
      </w:pPr>
      <w:bookmarkStart w:id="741" w:name="Figura20"/>
      <w:r>
        <w:lastRenderedPageBreak/>
        <w:t>Figura 2</w:t>
      </w:r>
      <w:r w:rsidR="00F05476">
        <w:t>0</w:t>
      </w:r>
      <w:r>
        <w:t xml:space="preserve"> </w:t>
      </w:r>
      <w:bookmarkEnd w:id="741"/>
      <w:r>
        <w:t>– Resultado da pergunta sobre as funcionalidades da tela de mapa e localização</w:t>
      </w:r>
    </w:p>
    <w:p w14:paraId="5BDC7E1F" w14:textId="13BF3A00" w:rsidR="005B1259" w:rsidRDefault="005B1259" w:rsidP="005B1259">
      <w:pPr>
        <w:pStyle w:val="TF-FIGURA"/>
      </w:pPr>
      <w:r w:rsidRPr="005B1259">
        <w:rPr>
          <w:noProof/>
        </w:rPr>
        <w:drawing>
          <wp:inline distT="0" distB="0" distL="0" distR="0" wp14:anchorId="46D296F3" wp14:editId="0A518A7D">
            <wp:extent cx="4457700" cy="1706033"/>
            <wp:effectExtent l="12700" t="12700" r="12700" b="8890"/>
            <wp:docPr id="1640764826"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4826" name="Imagem 1" descr="Gráfico, Gráfico de pizza&#10;&#10;O conteúdo gerado por IA pode estar incorreto."/>
                    <pic:cNvPicPr/>
                  </pic:nvPicPr>
                  <pic:blipFill>
                    <a:blip r:embed="rId35"/>
                    <a:stretch>
                      <a:fillRect/>
                    </a:stretch>
                  </pic:blipFill>
                  <pic:spPr>
                    <a:xfrm>
                      <a:off x="0" y="0"/>
                      <a:ext cx="4467825" cy="1709908"/>
                    </a:xfrm>
                    <a:prstGeom prst="rect">
                      <a:avLst/>
                    </a:prstGeom>
                    <a:ln w="12700" cap="sq">
                      <a:solidFill>
                        <a:srgbClr val="000000"/>
                      </a:solidFill>
                      <a:prstDash val="solid"/>
                      <a:miter lim="800000"/>
                    </a:ln>
                    <a:effectLst/>
                  </pic:spPr>
                </pic:pic>
              </a:graphicData>
            </a:graphic>
          </wp:inline>
        </w:drawing>
      </w:r>
    </w:p>
    <w:p w14:paraId="4B0CC1D0" w14:textId="79340B1C" w:rsidR="005B1259" w:rsidRPr="005B1259" w:rsidRDefault="005B1259" w:rsidP="005B1259">
      <w:pPr>
        <w:pStyle w:val="TF-FONTE"/>
      </w:pPr>
      <w:r>
        <w:t>Fonte: elaborado pelo autor (2025).</w:t>
      </w:r>
    </w:p>
    <w:p w14:paraId="7D0951FE" w14:textId="3393D66C" w:rsidR="00E7234D" w:rsidRDefault="00AA1CD5" w:rsidP="00E23AFC">
      <w:pPr>
        <w:pStyle w:val="TF-TEXTO"/>
        <w:ind w:firstLine="0"/>
      </w:pPr>
      <w:r>
        <w:tab/>
      </w:r>
      <w:r w:rsidR="0056526B">
        <w:t>A</w:t>
      </w:r>
      <w:r w:rsidR="006F2A90">
        <w:t>s respostas sobre a</w:t>
      </w:r>
      <w:r w:rsidR="0056526B">
        <w:t xml:space="preserve"> pergunta </w:t>
      </w:r>
      <w:r w:rsidR="00FA5DF6">
        <w:t xml:space="preserve">que questiona os participantes sobre a falta de alguma funcionalidade no aplicativo móvel </w:t>
      </w:r>
      <w:r w:rsidR="006F2A90">
        <w:t>pode</w:t>
      </w:r>
      <w:r w:rsidR="00CA3AF3">
        <w:t>m</w:t>
      </w:r>
      <w:r w:rsidR="006F2A90">
        <w:t xml:space="preserve"> ser visualizada</w:t>
      </w:r>
      <w:r w:rsidR="00CA3AF3">
        <w:t>s</w:t>
      </w:r>
      <w:r w:rsidR="006F2A90">
        <w:t xml:space="preserve"> na </w:t>
      </w:r>
      <w:r w:rsidR="000C08AF">
        <w:fldChar w:fldCharType="begin"/>
      </w:r>
      <w:r w:rsidR="000C08AF">
        <w:instrText xml:space="preserve"> REF Figura21 \h </w:instrText>
      </w:r>
      <w:r w:rsidR="000C08AF">
        <w:fldChar w:fldCharType="separate"/>
      </w:r>
      <w:r w:rsidR="00050750">
        <w:t xml:space="preserve">Figura 21 </w:t>
      </w:r>
      <w:r w:rsidR="000C08AF">
        <w:fldChar w:fldCharType="end"/>
      </w:r>
      <w:r w:rsidR="006F2A90">
        <w:t>.</w:t>
      </w:r>
    </w:p>
    <w:p w14:paraId="785DA92F" w14:textId="10011778" w:rsidR="00CA3AF3" w:rsidRDefault="00CA3AF3" w:rsidP="00CA3AF3">
      <w:pPr>
        <w:pStyle w:val="TF-LEGENDA"/>
      </w:pPr>
      <w:bookmarkStart w:id="742" w:name="Figura21"/>
      <w:r>
        <w:t>Figura 2</w:t>
      </w:r>
      <w:r w:rsidR="00F05476">
        <w:t>1</w:t>
      </w:r>
      <w:r>
        <w:t xml:space="preserve"> </w:t>
      </w:r>
      <w:bookmarkEnd w:id="742"/>
      <w:r>
        <w:t>– Resultado da pergunta sobre a falta de funcionalidades</w:t>
      </w:r>
    </w:p>
    <w:p w14:paraId="3C307645" w14:textId="4E84DB54" w:rsidR="00CA3AF3" w:rsidRDefault="0085680C" w:rsidP="0085680C">
      <w:pPr>
        <w:pStyle w:val="TF-FIGURA"/>
      </w:pPr>
      <w:r>
        <w:rPr>
          <w:noProof/>
        </w:rPr>
        <w:drawing>
          <wp:inline distT="0" distB="0" distL="0" distR="0" wp14:anchorId="5CE3837B" wp14:editId="4AAF0113">
            <wp:extent cx="4533900" cy="1905470"/>
            <wp:effectExtent l="12700" t="12700" r="12700" b="12700"/>
            <wp:docPr id="14869573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734" name="Imagem 1" descr="Interface gráfica do usuário, Texto, Aplicativo&#10;&#10;O conteúdo gerado por IA pode estar incorreto."/>
                    <pic:cNvPicPr/>
                  </pic:nvPicPr>
                  <pic:blipFill>
                    <a:blip r:embed="rId36"/>
                    <a:stretch>
                      <a:fillRect/>
                    </a:stretch>
                  </pic:blipFill>
                  <pic:spPr>
                    <a:xfrm>
                      <a:off x="0" y="0"/>
                      <a:ext cx="4548175" cy="1911469"/>
                    </a:xfrm>
                    <a:prstGeom prst="rect">
                      <a:avLst/>
                    </a:prstGeom>
                    <a:ln w="12700" cap="sq">
                      <a:solidFill>
                        <a:srgbClr val="000000"/>
                      </a:solidFill>
                      <a:prstDash val="solid"/>
                      <a:miter lim="800000"/>
                    </a:ln>
                    <a:effectLst/>
                  </pic:spPr>
                </pic:pic>
              </a:graphicData>
            </a:graphic>
          </wp:inline>
        </w:drawing>
      </w:r>
    </w:p>
    <w:p w14:paraId="582D04F3" w14:textId="230522FB" w:rsidR="00DF1D8B" w:rsidRDefault="00CA3AF3" w:rsidP="00DF1D8B">
      <w:pPr>
        <w:pStyle w:val="TF-FONTE"/>
      </w:pPr>
      <w:r>
        <w:t>Fonte: elaborado pelo autor (2025).</w:t>
      </w:r>
    </w:p>
    <w:p w14:paraId="350D53A2" w14:textId="2D3FA5F1" w:rsidR="00857E99" w:rsidRDefault="00CD3B4D" w:rsidP="00857E99">
      <w:pPr>
        <w:pStyle w:val="TF-TEXTO"/>
      </w:pPr>
      <w:r>
        <w:t xml:space="preserve">A quarta e última </w:t>
      </w:r>
      <w:r w:rsidR="00857E99">
        <w:t xml:space="preserve">seção de perguntas que avalia a satisfação </w:t>
      </w:r>
      <w:r w:rsidR="00E5032C">
        <w:t xml:space="preserve">do usuário com o aplicativo </w:t>
      </w:r>
      <w:r w:rsidR="00B9131D">
        <w:t>(</w:t>
      </w:r>
      <w:r w:rsidR="000C08AF">
        <w:fldChar w:fldCharType="begin"/>
      </w:r>
      <w:r w:rsidR="000C08AF">
        <w:instrText xml:space="preserve"> REF Figura22 \h </w:instrText>
      </w:r>
      <w:r w:rsidR="000C08AF">
        <w:fldChar w:fldCharType="separate"/>
      </w:r>
      <w:r w:rsidR="00050750">
        <w:t xml:space="preserve">Figura 22 </w:t>
      </w:r>
      <w:r w:rsidR="000C08AF">
        <w:fldChar w:fldCharType="end"/>
      </w:r>
      <w:r w:rsidR="00B9131D">
        <w:t xml:space="preserve">) </w:t>
      </w:r>
      <w:r w:rsidR="00E5032C">
        <w:t xml:space="preserve">resultou que 100% dos entrevistados recomendariam </w:t>
      </w:r>
      <w:r w:rsidR="0068108B">
        <w:t>o aplicativo para outras pessoas</w:t>
      </w:r>
      <w:r w:rsidR="00144D7D">
        <w:t xml:space="preserve">, onde </w:t>
      </w:r>
      <w:r w:rsidR="00F02DF9">
        <w:t xml:space="preserve">40% (6 respostas) se sentem satisfeitos com </w:t>
      </w:r>
      <w:r w:rsidR="00B9131D">
        <w:t>o aplicativo e</w:t>
      </w:r>
      <w:r w:rsidR="00F02DF9">
        <w:t xml:space="preserve"> 60% (9 respostas) se sentem muito satisfeitos</w:t>
      </w:r>
      <w:r w:rsidR="00B9131D">
        <w:t>.</w:t>
      </w:r>
    </w:p>
    <w:p w14:paraId="3F825193" w14:textId="656C6E8F" w:rsidR="00B9131D" w:rsidRDefault="00B9131D" w:rsidP="00B9131D">
      <w:pPr>
        <w:pStyle w:val="TF-LEGENDA"/>
      </w:pPr>
      <w:bookmarkStart w:id="743" w:name="Figura22"/>
      <w:r>
        <w:t>Figura 2</w:t>
      </w:r>
      <w:r w:rsidR="00F05476">
        <w:t>2</w:t>
      </w:r>
      <w:r>
        <w:t xml:space="preserve"> </w:t>
      </w:r>
      <w:bookmarkEnd w:id="743"/>
      <w:r>
        <w:t>– Resultado da pergunta sobre a satisfação dos usuários em relação ao aplicativo</w:t>
      </w:r>
      <w:r w:rsidR="00003E2C">
        <w:t xml:space="preserve"> móvel</w:t>
      </w:r>
    </w:p>
    <w:p w14:paraId="05804375" w14:textId="6C2BC49E" w:rsidR="00B9131D" w:rsidRDefault="008323A4" w:rsidP="008323A4">
      <w:pPr>
        <w:pStyle w:val="TF-FIGURA"/>
      </w:pPr>
      <w:r>
        <w:rPr>
          <w:noProof/>
        </w:rPr>
        <w:drawing>
          <wp:inline distT="0" distB="0" distL="0" distR="0" wp14:anchorId="54435AFC" wp14:editId="5418AE8B">
            <wp:extent cx="4418330" cy="2457450"/>
            <wp:effectExtent l="12700" t="12700" r="13970" b="19050"/>
            <wp:docPr id="447678087"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8087" name="Imagem 1" descr="Gráfico, Gráfico de pizza&#10;&#10;O conteúdo gerado por IA pode estar incorreto."/>
                    <pic:cNvPicPr/>
                  </pic:nvPicPr>
                  <pic:blipFill>
                    <a:blip r:embed="rId37"/>
                    <a:stretch>
                      <a:fillRect/>
                    </a:stretch>
                  </pic:blipFill>
                  <pic:spPr>
                    <a:xfrm>
                      <a:off x="0" y="0"/>
                      <a:ext cx="4466060" cy="2483997"/>
                    </a:xfrm>
                    <a:prstGeom prst="rect">
                      <a:avLst/>
                    </a:prstGeom>
                    <a:ln w="12700" cap="sq">
                      <a:solidFill>
                        <a:srgbClr val="000000"/>
                      </a:solidFill>
                      <a:prstDash val="solid"/>
                      <a:miter lim="800000"/>
                    </a:ln>
                    <a:effectLst/>
                  </pic:spPr>
                </pic:pic>
              </a:graphicData>
            </a:graphic>
          </wp:inline>
        </w:drawing>
      </w:r>
    </w:p>
    <w:p w14:paraId="24A884D2" w14:textId="77777777" w:rsidR="00B9131D" w:rsidRDefault="00B9131D" w:rsidP="00B9131D">
      <w:pPr>
        <w:pStyle w:val="TF-FONTE"/>
      </w:pPr>
      <w:r>
        <w:t>Fonte: elaborado pelo autor (2025).</w:t>
      </w:r>
    </w:p>
    <w:p w14:paraId="3161E334" w14:textId="0F09612B" w:rsidR="008323A4" w:rsidRDefault="008323A4" w:rsidP="008323A4">
      <w:pPr>
        <w:pStyle w:val="TF-TEXTO"/>
      </w:pPr>
      <w:r>
        <w:t xml:space="preserve">Por fim, os participantes tiveram </w:t>
      </w:r>
      <w:r w:rsidR="004D6954">
        <w:t>a opção de deixar sua opinião geral sobre o aplicativo e sugestões de melhorias para o aplicativo móvel</w:t>
      </w:r>
      <w:r w:rsidR="00E120F4">
        <w:t xml:space="preserve"> (</w:t>
      </w:r>
      <w:r w:rsidR="000C08AF">
        <w:fldChar w:fldCharType="begin"/>
      </w:r>
      <w:r w:rsidR="000C08AF">
        <w:instrText xml:space="preserve"> REF Figura23 \h </w:instrText>
      </w:r>
      <w:r w:rsidR="000C08AF">
        <w:fldChar w:fldCharType="separate"/>
      </w:r>
      <w:r w:rsidR="00050750">
        <w:t xml:space="preserve">Figura 23 </w:t>
      </w:r>
      <w:r w:rsidR="000C08AF">
        <w:fldChar w:fldCharType="end"/>
      </w:r>
      <w:r w:rsidR="00E120F4">
        <w:t>).</w:t>
      </w:r>
    </w:p>
    <w:p w14:paraId="7F1C1FA9" w14:textId="52C195A7" w:rsidR="00E120F4" w:rsidRDefault="00E120F4" w:rsidP="00E120F4">
      <w:pPr>
        <w:pStyle w:val="TF-LEGENDA"/>
      </w:pPr>
      <w:bookmarkStart w:id="744" w:name="Figura23"/>
      <w:r>
        <w:lastRenderedPageBreak/>
        <w:t>Figura 2</w:t>
      </w:r>
      <w:r w:rsidR="00F05476">
        <w:t>3</w:t>
      </w:r>
      <w:r>
        <w:t xml:space="preserve"> </w:t>
      </w:r>
      <w:bookmarkEnd w:id="744"/>
      <w:r>
        <w:t xml:space="preserve">– </w:t>
      </w:r>
      <w:r w:rsidR="00003E2C">
        <w:t>Opinião geral dos participantes sobre o aplicativo móvel</w:t>
      </w:r>
    </w:p>
    <w:p w14:paraId="74F7988B" w14:textId="187CDF89" w:rsidR="00E120F4" w:rsidRDefault="00E36167" w:rsidP="00E36167">
      <w:pPr>
        <w:pStyle w:val="TF-FIGURA"/>
      </w:pPr>
      <w:r>
        <w:rPr>
          <w:noProof/>
        </w:rPr>
        <w:drawing>
          <wp:inline distT="0" distB="0" distL="0" distR="0" wp14:anchorId="0CB9E036" wp14:editId="75B2A988">
            <wp:extent cx="4429125" cy="2812602"/>
            <wp:effectExtent l="12700" t="12700" r="15875" b="6985"/>
            <wp:docPr id="1349171751"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1751" name="Imagem 1" descr="Interface gráfica do usuário, Texto, Aplicativo, Email&#10;&#10;O conteúdo gerado por IA pode estar incorreto."/>
                    <pic:cNvPicPr/>
                  </pic:nvPicPr>
                  <pic:blipFill>
                    <a:blip r:embed="rId38"/>
                    <a:stretch>
                      <a:fillRect/>
                    </a:stretch>
                  </pic:blipFill>
                  <pic:spPr>
                    <a:xfrm>
                      <a:off x="0" y="0"/>
                      <a:ext cx="4443171" cy="2821522"/>
                    </a:xfrm>
                    <a:prstGeom prst="rect">
                      <a:avLst/>
                    </a:prstGeom>
                    <a:ln w="12700" cap="sq">
                      <a:solidFill>
                        <a:srgbClr val="000000"/>
                      </a:solidFill>
                      <a:prstDash val="solid"/>
                      <a:miter lim="800000"/>
                    </a:ln>
                    <a:effectLst/>
                  </pic:spPr>
                </pic:pic>
              </a:graphicData>
            </a:graphic>
          </wp:inline>
        </w:drawing>
      </w:r>
    </w:p>
    <w:p w14:paraId="331BE34F" w14:textId="58C4BD1C" w:rsidR="00B9131D" w:rsidRPr="00857E99" w:rsidRDefault="00E120F4" w:rsidP="002A726A">
      <w:pPr>
        <w:pStyle w:val="TF-FONTE"/>
      </w:pPr>
      <w:r>
        <w:t>Fonte: elaborado pelo autor (2025).</w:t>
      </w:r>
    </w:p>
    <w:p w14:paraId="08DF5F54" w14:textId="3F6E1C15" w:rsidR="00096B16" w:rsidRDefault="00C56FBA" w:rsidP="00281D23">
      <w:pPr>
        <w:pStyle w:val="Ttulo2"/>
      </w:pPr>
      <w:r w:rsidRPr="00D1026B">
        <w:t>COMPARAÇÃO ENTRE TRABALHOS CORRELATOS</w:t>
      </w:r>
    </w:p>
    <w:p w14:paraId="11FD5E8A" w14:textId="37059C41" w:rsidR="00607CF5" w:rsidDel="00C93575" w:rsidRDefault="00607CF5" w:rsidP="00607CF5">
      <w:pPr>
        <w:pStyle w:val="TF-TEXTO"/>
        <w:rPr>
          <w:del w:id="745" w:author="Dalton Solano dos Reis" w:date="2025-12-11T14:40:00Z" w16du:dateUtc="2025-12-11T17:40:00Z"/>
        </w:rPr>
      </w:pPr>
      <w:del w:id="746" w:author="Dalton Solano dos Reis" w:date="2025-12-11T14:40:00Z" w16du:dateUtc="2025-12-11T17:40:00Z">
        <w:r w:rsidDel="00C93575">
          <w:delText>Essa subseção é responsável pela comparação entre o trabalho desenvolvido e os trabalhos correlatos.</w:delText>
        </w:r>
      </w:del>
    </w:p>
    <w:p w14:paraId="01045512" w14:textId="78C4A942" w:rsidR="00607CF5" w:rsidRDefault="008E2F99" w:rsidP="00607CF5">
      <w:pPr>
        <w:pStyle w:val="TF-TEXTO"/>
      </w:pPr>
      <w:r>
        <w:t xml:space="preserve">Devido aos trabalhos </w:t>
      </w:r>
      <w:r w:rsidR="00C341C2">
        <w:t xml:space="preserve">correlatos encontrados e o que foi desenvolvido </w:t>
      </w:r>
      <w:commentRangeStart w:id="747"/>
      <w:r w:rsidR="00C341C2" w:rsidRPr="00431B5F">
        <w:rPr>
          <w:highlight w:val="red"/>
        </w:rPr>
        <w:t>não há como fazer uma comparação</w:t>
      </w:r>
      <w:r w:rsidR="00C341C2">
        <w:t xml:space="preserve"> </w:t>
      </w:r>
      <w:commentRangeEnd w:id="747"/>
      <w:r w:rsidR="00431B5F">
        <w:rPr>
          <w:rStyle w:val="Refdecomentrio"/>
          <w:sz w:val="20"/>
          <w:szCs w:val="20"/>
        </w:rPr>
        <w:commentReference w:id="747"/>
      </w:r>
      <w:r w:rsidR="00C341C2">
        <w:t xml:space="preserve">clara e objetiva sobre as características de cada trabalho, visto </w:t>
      </w:r>
      <w:r w:rsidR="00D912CA" w:rsidRPr="00D912CA">
        <w:t>que cada solução existente aborda aspectos específicos do turismo ou das praias</w:t>
      </w:r>
      <w:r w:rsidR="00D912CA">
        <w:t>.</w:t>
      </w:r>
      <w:r w:rsidR="00E40190">
        <w:t xml:space="preserve"> Com tudo, uma comparação </w:t>
      </w:r>
      <w:r w:rsidR="00FB167B">
        <w:t xml:space="preserve">resumida entre os trabalhos pode ser visualizada no </w:t>
      </w:r>
      <w:r w:rsidR="000C08AF">
        <w:fldChar w:fldCharType="begin"/>
      </w:r>
      <w:r w:rsidR="000C08AF">
        <w:instrText xml:space="preserve"> REF Quadro10 \h </w:instrText>
      </w:r>
      <w:r w:rsidR="000C08AF">
        <w:fldChar w:fldCharType="separate"/>
      </w:r>
      <w:r w:rsidR="00050750">
        <w:t xml:space="preserve">Quadro 10 </w:t>
      </w:r>
      <w:r w:rsidR="000C08AF">
        <w:fldChar w:fldCharType="end"/>
      </w:r>
      <w:r w:rsidR="00FB167B">
        <w:t>.</w:t>
      </w:r>
    </w:p>
    <w:p w14:paraId="6046EBB3" w14:textId="311718DE" w:rsidR="007A2FE5" w:rsidRDefault="007A2FE5" w:rsidP="007A2FE5">
      <w:pPr>
        <w:pStyle w:val="TF-LEGENDA"/>
      </w:pPr>
      <w:bookmarkStart w:id="748" w:name="Quadro10"/>
      <w:r>
        <w:t xml:space="preserve">Quadro 10 </w:t>
      </w:r>
      <w:bookmarkEnd w:id="748"/>
      <w:r>
        <w:t>– Comparação entre trabalhos correlatos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7"/>
        <w:gridCol w:w="1464"/>
        <w:gridCol w:w="1367"/>
        <w:gridCol w:w="1411"/>
        <w:gridCol w:w="1296"/>
        <w:gridCol w:w="1276"/>
      </w:tblGrid>
      <w:tr w:rsidR="008D6A00" w14:paraId="374CC40D" w14:textId="017F7A36" w:rsidTr="008D6A00">
        <w:trPr>
          <w:trHeight w:val="594"/>
        </w:trPr>
        <w:tc>
          <w:tcPr>
            <w:tcW w:w="2715" w:type="dxa"/>
            <w:tcBorders>
              <w:tl2br w:val="single" w:sz="4" w:space="0" w:color="auto"/>
            </w:tcBorders>
            <w:shd w:val="clear" w:color="auto" w:fill="BFBFBF" w:themeFill="background1" w:themeFillShade="BF"/>
          </w:tcPr>
          <w:p w14:paraId="34417BD6" w14:textId="7741E6B1" w:rsidR="008D6A00" w:rsidRPr="007D4566" w:rsidRDefault="008D6A00" w:rsidP="008D6A00">
            <w:pPr>
              <w:pStyle w:val="TF-TEXTOQUADRO"/>
            </w:pPr>
            <w:r>
              <w:rPr>
                <w:noProof/>
              </w:rPr>
              <mc:AlternateContent>
                <mc:Choice Requires="wps">
                  <w:drawing>
                    <wp:anchor distT="45720" distB="45720" distL="114300" distR="114300" simplePos="0" relativeHeight="251668480" behindDoc="0" locked="0" layoutInCell="1" allowOverlap="1" wp14:anchorId="45892CAC" wp14:editId="6BDBF0A5">
                      <wp:simplePos x="0" y="0"/>
                      <wp:positionH relativeFrom="column">
                        <wp:posOffset>-17780</wp:posOffset>
                      </wp:positionH>
                      <wp:positionV relativeFrom="paragraph">
                        <wp:posOffset>87630</wp:posOffset>
                      </wp:positionV>
                      <wp:extent cx="1009650" cy="390525"/>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09650" cy="390525"/>
                              </a:xfrm>
                              <a:prstGeom prst="rect">
                                <a:avLst/>
                              </a:prstGeom>
                              <a:noFill/>
                              <a:ln w="9525">
                                <a:noFill/>
                                <a:miter lim="800000"/>
                                <a:headEnd/>
                                <a:tailEnd/>
                              </a:ln>
                            </wps:spPr>
                            <wps:txbx>
                              <w:txbxContent>
                                <w:p w14:paraId="10980D43" w14:textId="77777777" w:rsidR="008D6A00" w:rsidRPr="008D6A00" w:rsidRDefault="008D6A00" w:rsidP="0007669C">
                                  <w:pPr>
                                    <w:pStyle w:val="TF-TEXTO"/>
                                    <w:ind w:firstLine="0"/>
                                    <w:rPr>
                                      <w:b/>
                                      <w:bCs/>
                                      <w:sz w:val="18"/>
                                      <w:szCs w:val="18"/>
                                    </w:rPr>
                                  </w:pPr>
                                  <w:r w:rsidRPr="008D6A00">
                                    <w:rPr>
                                      <w:b/>
                                      <w:bCs/>
                                      <w:sz w:val="18"/>
                                      <w:szCs w:val="18"/>
                                    </w:rPr>
                                    <w:t>Características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5892CAC" id="_x0000_t202" coordsize="21600,21600" o:spt="202" path="m,l,21600r21600,l21600,xe">
                      <v:stroke joinstyle="miter"/>
                      <v:path gradientshapeok="t" o:connecttype="rect"/>
                    </v:shapetype>
                    <v:shape id="Caixa de Texto 2" o:spid="_x0000_s1026" type="#_x0000_t202" style="position:absolute;margin-left:-1.4pt;margin-top:6.9pt;width:79.5pt;height:30.7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" filled="f" stroked="f">
                      <v:textbox>
                        <w:txbxContent>
                          <w:p w14:paraId="10980D43" w14:textId="77777777" w:rsidR="008D6A00" w:rsidRPr="008D6A00" w:rsidRDefault="008D6A00" w:rsidP="0007669C">
                            <w:pPr>
                              <w:pStyle w:val="TF-TEXTO"/>
                              <w:ind w:firstLine="0"/>
                              <w:rPr>
                                <w:b/>
                                <w:bCs/>
                                <w:sz w:val="18"/>
                                <w:szCs w:val="18"/>
                              </w:rPr>
                            </w:pPr>
                            <w:r w:rsidRPr="008D6A00">
                              <w:rPr>
                                <w:b/>
                                <w:bCs/>
                                <w:sz w:val="18"/>
                                <w:szCs w:val="18"/>
                              </w:rPr>
                              <w:t>Características</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244B396A" wp14:editId="1F825804">
                      <wp:simplePos x="0" y="0"/>
                      <wp:positionH relativeFrom="column">
                        <wp:posOffset>883285</wp:posOffset>
                      </wp:positionH>
                      <wp:positionV relativeFrom="paragraph">
                        <wp:posOffset>62865</wp:posOffset>
                      </wp:positionV>
                      <wp:extent cx="1327785" cy="298450"/>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7785" cy="298450"/>
                              </a:xfrm>
                              <a:prstGeom prst="rect">
                                <a:avLst/>
                              </a:prstGeom>
                              <a:noFill/>
                              <a:ln w="9525">
                                <a:noFill/>
                                <a:miter lim="800000"/>
                                <a:headEnd/>
                                <a:tailEnd/>
                              </a:ln>
                            </wps:spPr>
                            <wps:txbx>
                              <w:txbxContent>
                                <w:p w14:paraId="387C38B3" w14:textId="24E4C0DF" w:rsidR="008D6A00" w:rsidRPr="008D6A00" w:rsidRDefault="008D6A00" w:rsidP="0007669C">
                                  <w:pPr>
                                    <w:pStyle w:val="TF-TEXTOQUADRO"/>
                                    <w:jc w:val="center"/>
                                    <w:rPr>
                                      <w:b/>
                                      <w:bCs/>
                                      <w:sz w:val="18"/>
                                      <w:szCs w:val="18"/>
                                    </w:rPr>
                                  </w:pPr>
                                  <w:r w:rsidRPr="008D6A00">
                                    <w:rPr>
                                      <w:b/>
                                      <w:bCs/>
                                      <w:sz w:val="18"/>
                                      <w:szCs w:val="18"/>
                                    </w:rPr>
                                    <w:t>Trabalhos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B396A" id="_x0000_s1027" type="#_x0000_t202" style="position:absolute;margin-left:69.55pt;margin-top:4.95pt;width:104.55pt;height:2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" filled="f" stroked="f">
                      <v:textbox>
                        <w:txbxContent>
                          <w:p w14:paraId="387C38B3" w14:textId="24E4C0DF" w:rsidR="008D6A00" w:rsidRPr="008D6A00" w:rsidRDefault="008D6A00" w:rsidP="0007669C">
                            <w:pPr>
                              <w:pStyle w:val="TF-TEXTOQUADRO"/>
                              <w:jc w:val="center"/>
                              <w:rPr>
                                <w:b/>
                                <w:bCs/>
                                <w:sz w:val="18"/>
                                <w:szCs w:val="18"/>
                              </w:rPr>
                            </w:pPr>
                            <w:r w:rsidRPr="008D6A00">
                              <w:rPr>
                                <w:b/>
                                <w:bCs/>
                                <w:sz w:val="18"/>
                                <w:szCs w:val="18"/>
                              </w:rPr>
                              <w:t>Trabalhos</w:t>
                            </w:r>
                          </w:p>
                        </w:txbxContent>
                      </v:textbox>
                      <w10:wrap type="square"/>
                    </v:shape>
                  </w:pict>
                </mc:Fallback>
              </mc:AlternateContent>
            </w:r>
          </w:p>
        </w:tc>
        <w:tc>
          <w:tcPr>
            <w:tcW w:w="1468" w:type="dxa"/>
            <w:shd w:val="clear" w:color="auto" w:fill="BFBFBF" w:themeFill="background1" w:themeFillShade="BF"/>
            <w:vAlign w:val="center"/>
          </w:tcPr>
          <w:p w14:paraId="4F3898EF" w14:textId="77777777" w:rsidR="008D6A00" w:rsidRPr="008D6A00" w:rsidRDefault="008D6A00" w:rsidP="008D6A00">
            <w:pPr>
              <w:pStyle w:val="TF-TEXTOQUADRO"/>
              <w:jc w:val="center"/>
              <w:rPr>
                <w:b/>
                <w:bCs/>
                <w:sz w:val="18"/>
                <w:szCs w:val="18"/>
              </w:rPr>
            </w:pPr>
            <w:r w:rsidRPr="008D6A00">
              <w:rPr>
                <w:b/>
                <w:bCs/>
                <w:sz w:val="18"/>
                <w:szCs w:val="18"/>
              </w:rPr>
              <w:t xml:space="preserve">Mayordomo-Martínez </w:t>
            </w:r>
            <w:r w:rsidRPr="008D6A00">
              <w:rPr>
                <w:b/>
                <w:bCs/>
                <w:i/>
                <w:iCs/>
                <w:sz w:val="18"/>
                <w:szCs w:val="18"/>
              </w:rPr>
              <w:t>et al.</w:t>
            </w:r>
            <w:r w:rsidRPr="008D6A00">
              <w:rPr>
                <w:b/>
                <w:bCs/>
                <w:sz w:val="18"/>
                <w:szCs w:val="18"/>
              </w:rPr>
              <w:t xml:space="preserve"> (2019)</w:t>
            </w:r>
          </w:p>
        </w:tc>
        <w:tc>
          <w:tcPr>
            <w:tcW w:w="1369" w:type="dxa"/>
            <w:shd w:val="clear" w:color="auto" w:fill="BFBFBF" w:themeFill="background1" w:themeFillShade="BF"/>
            <w:vAlign w:val="center"/>
          </w:tcPr>
          <w:p w14:paraId="494FDAA5" w14:textId="77777777" w:rsidR="008D6A00" w:rsidRPr="008D6A00" w:rsidRDefault="008D6A00" w:rsidP="008D6A00">
            <w:pPr>
              <w:pStyle w:val="TF-TEXTOQUADRO"/>
              <w:jc w:val="center"/>
              <w:rPr>
                <w:b/>
                <w:bCs/>
                <w:sz w:val="18"/>
                <w:szCs w:val="18"/>
              </w:rPr>
            </w:pPr>
            <w:r w:rsidRPr="008D6A00">
              <w:rPr>
                <w:b/>
                <w:bCs/>
                <w:sz w:val="18"/>
                <w:szCs w:val="18"/>
              </w:rPr>
              <w:t xml:space="preserve">Melo </w:t>
            </w:r>
            <w:r w:rsidRPr="008D6A00">
              <w:rPr>
                <w:b/>
                <w:bCs/>
                <w:i/>
                <w:iCs/>
                <w:sz w:val="18"/>
                <w:szCs w:val="18"/>
              </w:rPr>
              <w:t>et al.</w:t>
            </w:r>
            <w:r w:rsidRPr="008D6A00">
              <w:rPr>
                <w:b/>
                <w:bCs/>
                <w:sz w:val="18"/>
                <w:szCs w:val="18"/>
              </w:rPr>
              <w:t xml:space="preserve"> (2012)</w:t>
            </w:r>
          </w:p>
        </w:tc>
        <w:tc>
          <w:tcPr>
            <w:tcW w:w="1417" w:type="dxa"/>
            <w:shd w:val="clear" w:color="auto" w:fill="BFBFBF" w:themeFill="background1" w:themeFillShade="BF"/>
            <w:vAlign w:val="center"/>
          </w:tcPr>
          <w:p w14:paraId="1783D345" w14:textId="77777777" w:rsidR="008D6A00" w:rsidRPr="008D6A00" w:rsidRDefault="008D6A00" w:rsidP="008D6A00">
            <w:pPr>
              <w:pStyle w:val="TF-TEXTOQUADRO"/>
              <w:jc w:val="center"/>
              <w:rPr>
                <w:b/>
                <w:bCs/>
                <w:sz w:val="18"/>
                <w:szCs w:val="18"/>
              </w:rPr>
            </w:pPr>
            <w:r w:rsidRPr="008D6A00">
              <w:rPr>
                <w:b/>
                <w:bCs/>
                <w:sz w:val="18"/>
                <w:szCs w:val="18"/>
              </w:rPr>
              <w:t xml:space="preserve">Viegas </w:t>
            </w:r>
            <w:r w:rsidRPr="008D6A00">
              <w:rPr>
                <w:b/>
                <w:bCs/>
                <w:i/>
                <w:iCs/>
                <w:sz w:val="18"/>
                <w:szCs w:val="18"/>
              </w:rPr>
              <w:t>et al.</w:t>
            </w:r>
            <w:r w:rsidRPr="008D6A00">
              <w:rPr>
                <w:b/>
                <w:bCs/>
                <w:sz w:val="18"/>
                <w:szCs w:val="18"/>
              </w:rPr>
              <w:t xml:space="preserve"> (2023)</w:t>
            </w:r>
          </w:p>
        </w:tc>
        <w:tc>
          <w:tcPr>
            <w:tcW w:w="1296" w:type="dxa"/>
            <w:shd w:val="clear" w:color="auto" w:fill="BFBFBF" w:themeFill="background1" w:themeFillShade="BF"/>
          </w:tcPr>
          <w:p w14:paraId="265E701D" w14:textId="1166ADD7" w:rsidR="008D6A00" w:rsidRDefault="008D6A00" w:rsidP="008D6A00">
            <w:pPr>
              <w:pStyle w:val="TF-TEXTOQUADRO"/>
              <w:jc w:val="center"/>
            </w:pPr>
            <w:r w:rsidRPr="00780E16">
              <w:rPr>
                <w:b/>
                <w:bCs/>
                <w:sz w:val="18"/>
                <w:szCs w:val="18"/>
              </w:rPr>
              <w:t>Nossa Praia (2023)</w:t>
            </w:r>
          </w:p>
        </w:tc>
        <w:tc>
          <w:tcPr>
            <w:tcW w:w="1256" w:type="dxa"/>
            <w:shd w:val="clear" w:color="auto" w:fill="BFBFBF" w:themeFill="background1" w:themeFillShade="BF"/>
          </w:tcPr>
          <w:p w14:paraId="12802676" w14:textId="2B27D837" w:rsidR="008D6A00" w:rsidRDefault="008D6A00" w:rsidP="008D6A00">
            <w:pPr>
              <w:pStyle w:val="TF-TEXTOQUADRO"/>
              <w:jc w:val="center"/>
            </w:pPr>
            <w:r w:rsidRPr="00780E16">
              <w:rPr>
                <w:b/>
                <w:bCs/>
                <w:sz w:val="18"/>
                <w:szCs w:val="18"/>
              </w:rPr>
              <w:t>PraiaConnect</w:t>
            </w:r>
            <w:r>
              <w:rPr>
                <w:b/>
                <w:bCs/>
                <w:sz w:val="18"/>
                <w:szCs w:val="18"/>
              </w:rPr>
              <w:t xml:space="preserve"> (2025)</w:t>
            </w:r>
          </w:p>
        </w:tc>
      </w:tr>
      <w:tr w:rsidR="008D6A00" w14:paraId="33E5D473" w14:textId="022CF288" w:rsidTr="008D6A00">
        <w:tc>
          <w:tcPr>
            <w:tcW w:w="2715" w:type="dxa"/>
          </w:tcPr>
          <w:p w14:paraId="1709F33A" w14:textId="6F0F5D36" w:rsidR="008D6A00" w:rsidRDefault="008D6A00" w:rsidP="008D6A00">
            <w:pPr>
              <w:pStyle w:val="TF-TEXTOQUADRO"/>
            </w:pPr>
            <w:r>
              <w:rPr>
                <w:sz w:val="18"/>
                <w:szCs w:val="18"/>
              </w:rPr>
              <w:t>Tipo de solução</w:t>
            </w:r>
          </w:p>
        </w:tc>
        <w:tc>
          <w:tcPr>
            <w:tcW w:w="1468" w:type="dxa"/>
          </w:tcPr>
          <w:p w14:paraId="73C4BD00" w14:textId="017FC409" w:rsidR="008D6A00" w:rsidRDefault="008D6A00" w:rsidP="008D6A00">
            <w:pPr>
              <w:pStyle w:val="TF-TEXTOQUADRO"/>
            </w:pPr>
            <w:r w:rsidRPr="00C7278D">
              <w:rPr>
                <w:sz w:val="18"/>
                <w:szCs w:val="18"/>
              </w:rPr>
              <w:t>Aplicativo móvel</w:t>
            </w:r>
          </w:p>
        </w:tc>
        <w:tc>
          <w:tcPr>
            <w:tcW w:w="1369" w:type="dxa"/>
          </w:tcPr>
          <w:p w14:paraId="5D93AD66" w14:textId="43CE3D04" w:rsidR="008D6A00" w:rsidRDefault="008D6A00" w:rsidP="008D6A00">
            <w:pPr>
              <w:pStyle w:val="TF-TEXTOQUADRO"/>
            </w:pPr>
            <w:r w:rsidRPr="0029579B">
              <w:rPr>
                <w:sz w:val="18"/>
                <w:szCs w:val="18"/>
              </w:rPr>
              <w:t>Estudo de satisfação</w:t>
            </w:r>
          </w:p>
        </w:tc>
        <w:tc>
          <w:tcPr>
            <w:tcW w:w="1417" w:type="dxa"/>
          </w:tcPr>
          <w:p w14:paraId="056FFA66" w14:textId="6EEE82DE" w:rsidR="008D6A00" w:rsidRDefault="008D6A00" w:rsidP="008D6A00">
            <w:pPr>
              <w:pStyle w:val="TF-TEXTOQUADRO"/>
            </w:pPr>
            <w:r w:rsidRPr="0029579B">
              <w:rPr>
                <w:sz w:val="18"/>
                <w:szCs w:val="18"/>
              </w:rPr>
              <w:t>Estudo comparativo</w:t>
            </w:r>
          </w:p>
        </w:tc>
        <w:tc>
          <w:tcPr>
            <w:tcW w:w="1296" w:type="dxa"/>
          </w:tcPr>
          <w:p w14:paraId="1B39601B" w14:textId="4F1F781B" w:rsidR="008D6A00" w:rsidRPr="00EE35D0" w:rsidRDefault="008D6A00" w:rsidP="008D6A00">
            <w:pPr>
              <w:pStyle w:val="TF-TEXTOQUADRO"/>
            </w:pPr>
            <w:r w:rsidRPr="0029579B">
              <w:rPr>
                <w:sz w:val="18"/>
                <w:szCs w:val="18"/>
              </w:rPr>
              <w:t xml:space="preserve">Aplicativo </w:t>
            </w:r>
            <w:r>
              <w:rPr>
                <w:sz w:val="18"/>
                <w:szCs w:val="18"/>
              </w:rPr>
              <w:t>móvel</w:t>
            </w:r>
          </w:p>
        </w:tc>
        <w:tc>
          <w:tcPr>
            <w:tcW w:w="1256" w:type="dxa"/>
          </w:tcPr>
          <w:p w14:paraId="1160EEB3" w14:textId="054F8E96" w:rsidR="008D6A00" w:rsidRPr="00EE35D0" w:rsidRDefault="008D6A00" w:rsidP="008D6A00">
            <w:pPr>
              <w:pStyle w:val="TF-TEXTOQUADRO"/>
            </w:pPr>
            <w:r w:rsidRPr="0029579B">
              <w:rPr>
                <w:sz w:val="18"/>
                <w:szCs w:val="18"/>
              </w:rPr>
              <w:t xml:space="preserve">Aplicativo </w:t>
            </w:r>
            <w:r>
              <w:rPr>
                <w:sz w:val="18"/>
                <w:szCs w:val="18"/>
              </w:rPr>
              <w:t>móvel e painel administrativo</w:t>
            </w:r>
          </w:p>
        </w:tc>
      </w:tr>
      <w:tr w:rsidR="008D6A00" w14:paraId="6CC6AE85" w14:textId="5B879283" w:rsidTr="008D6A00">
        <w:tc>
          <w:tcPr>
            <w:tcW w:w="2715" w:type="dxa"/>
          </w:tcPr>
          <w:p w14:paraId="13141EDD" w14:textId="08053D81" w:rsidR="008D6A00" w:rsidRDefault="008D6A00" w:rsidP="008D6A00">
            <w:pPr>
              <w:pStyle w:val="TF-TEXTOQUADRO"/>
            </w:pPr>
            <w:r>
              <w:rPr>
                <w:sz w:val="18"/>
                <w:szCs w:val="18"/>
              </w:rPr>
              <w:t>Foco principal</w:t>
            </w:r>
          </w:p>
        </w:tc>
        <w:tc>
          <w:tcPr>
            <w:tcW w:w="1468" w:type="dxa"/>
          </w:tcPr>
          <w:p w14:paraId="05F0CB05" w14:textId="6385CE9D" w:rsidR="008D6A00" w:rsidRDefault="008D6A00" w:rsidP="008D6A00">
            <w:pPr>
              <w:pStyle w:val="TF-TEXTOQUADRO"/>
            </w:pPr>
            <w:r w:rsidRPr="0065155F">
              <w:rPr>
                <w:sz w:val="18"/>
                <w:szCs w:val="18"/>
              </w:rPr>
              <w:t>Acessibilidade nas praias</w:t>
            </w:r>
          </w:p>
        </w:tc>
        <w:tc>
          <w:tcPr>
            <w:tcW w:w="1369" w:type="dxa"/>
          </w:tcPr>
          <w:p w14:paraId="01A94447" w14:textId="7E3CD05C" w:rsidR="008D6A00" w:rsidRDefault="008D6A00" w:rsidP="008D6A00">
            <w:pPr>
              <w:pStyle w:val="TF-TEXTOQUADRO"/>
            </w:pPr>
            <w:r w:rsidRPr="0065155F">
              <w:rPr>
                <w:sz w:val="18"/>
                <w:szCs w:val="18"/>
              </w:rPr>
              <w:t>Satisfação de trabalhadores</w:t>
            </w:r>
          </w:p>
        </w:tc>
        <w:tc>
          <w:tcPr>
            <w:tcW w:w="1417" w:type="dxa"/>
          </w:tcPr>
          <w:p w14:paraId="55AD19E1" w14:textId="21C5B849" w:rsidR="008D6A00" w:rsidRDefault="008D6A00" w:rsidP="008D6A00">
            <w:pPr>
              <w:pStyle w:val="TF-TEXTOQUADRO"/>
            </w:pPr>
            <w:r w:rsidRPr="0065155F">
              <w:rPr>
                <w:sz w:val="18"/>
                <w:szCs w:val="18"/>
              </w:rPr>
              <w:t>Qualidade dos serviços</w:t>
            </w:r>
          </w:p>
        </w:tc>
        <w:tc>
          <w:tcPr>
            <w:tcW w:w="1296" w:type="dxa"/>
          </w:tcPr>
          <w:p w14:paraId="7B3BB159" w14:textId="393B81FE" w:rsidR="008D6A00" w:rsidRPr="00EE35D0" w:rsidRDefault="008D6A00" w:rsidP="008D6A00">
            <w:pPr>
              <w:pStyle w:val="TF-TEXTOQUADRO"/>
            </w:pPr>
            <w:r w:rsidRPr="0065155F">
              <w:rPr>
                <w:sz w:val="18"/>
                <w:szCs w:val="18"/>
              </w:rPr>
              <w:t xml:space="preserve">Balneabilidade </w:t>
            </w:r>
            <w:r>
              <w:rPr>
                <w:sz w:val="18"/>
                <w:szCs w:val="18"/>
              </w:rPr>
              <w:t>e</w:t>
            </w:r>
            <w:r w:rsidRPr="0065155F">
              <w:rPr>
                <w:sz w:val="18"/>
                <w:szCs w:val="18"/>
              </w:rPr>
              <w:t xml:space="preserve"> clima</w:t>
            </w:r>
          </w:p>
        </w:tc>
        <w:tc>
          <w:tcPr>
            <w:tcW w:w="1256" w:type="dxa"/>
          </w:tcPr>
          <w:p w14:paraId="7B0C97EF" w14:textId="3AF6ACF7" w:rsidR="008D6A00" w:rsidRPr="00EE35D0" w:rsidRDefault="008D6A00" w:rsidP="008D6A00">
            <w:pPr>
              <w:pStyle w:val="TF-TEXTOQUADRO"/>
            </w:pPr>
            <w:r w:rsidRPr="0065155F">
              <w:rPr>
                <w:sz w:val="18"/>
                <w:szCs w:val="18"/>
              </w:rPr>
              <w:t>Consulta, avaliações multimídia e clima</w:t>
            </w:r>
          </w:p>
        </w:tc>
      </w:tr>
      <w:tr w:rsidR="008D6A00" w14:paraId="33F597C3" w14:textId="55F808B4" w:rsidTr="008D6A00">
        <w:tc>
          <w:tcPr>
            <w:tcW w:w="2715" w:type="dxa"/>
          </w:tcPr>
          <w:p w14:paraId="1D220B32" w14:textId="1C3BEFCE" w:rsidR="008D6A00" w:rsidRDefault="008D6A00" w:rsidP="008D6A00">
            <w:pPr>
              <w:pStyle w:val="TF-TEXTOQUADRO"/>
            </w:pPr>
            <w:r w:rsidRPr="00E72DF9">
              <w:rPr>
                <w:sz w:val="18"/>
                <w:szCs w:val="18"/>
              </w:rPr>
              <w:t>Público-alvo</w:t>
            </w:r>
          </w:p>
        </w:tc>
        <w:tc>
          <w:tcPr>
            <w:tcW w:w="1468" w:type="dxa"/>
          </w:tcPr>
          <w:p w14:paraId="3E143FC7" w14:textId="2EC3EC98" w:rsidR="008D6A00" w:rsidRDefault="008D6A00" w:rsidP="008D6A00">
            <w:pPr>
              <w:pStyle w:val="TF-TEXTOQUADRO"/>
            </w:pPr>
            <w:r w:rsidRPr="00330A8F">
              <w:rPr>
                <w:sz w:val="18"/>
                <w:szCs w:val="18"/>
              </w:rPr>
              <w:t>Pessoas com deficiência</w:t>
            </w:r>
          </w:p>
        </w:tc>
        <w:tc>
          <w:tcPr>
            <w:tcW w:w="1369" w:type="dxa"/>
          </w:tcPr>
          <w:p w14:paraId="29DF7B21" w14:textId="327B142C" w:rsidR="008D6A00" w:rsidRDefault="008D6A00" w:rsidP="008D6A00">
            <w:pPr>
              <w:pStyle w:val="TF-TEXTOQUADRO"/>
            </w:pPr>
            <w:r w:rsidRPr="00330A8F">
              <w:rPr>
                <w:sz w:val="18"/>
                <w:szCs w:val="18"/>
              </w:rPr>
              <w:t>Trabalhadores locais</w:t>
            </w:r>
          </w:p>
        </w:tc>
        <w:tc>
          <w:tcPr>
            <w:tcW w:w="1417" w:type="dxa"/>
          </w:tcPr>
          <w:p w14:paraId="7D835F8D" w14:textId="40AE2E38" w:rsidR="008D6A00" w:rsidRDefault="008D6A00" w:rsidP="008D6A00">
            <w:pPr>
              <w:pStyle w:val="TF-TEXTOQUADRO"/>
            </w:pPr>
            <w:r w:rsidRPr="00330A8F">
              <w:rPr>
                <w:sz w:val="18"/>
                <w:szCs w:val="18"/>
              </w:rPr>
              <w:t>Visitantes de parques</w:t>
            </w:r>
          </w:p>
        </w:tc>
        <w:tc>
          <w:tcPr>
            <w:tcW w:w="1296" w:type="dxa"/>
          </w:tcPr>
          <w:p w14:paraId="64CF8827" w14:textId="753003EA" w:rsidR="008D6A00" w:rsidRPr="00EE35D0" w:rsidRDefault="008D6A00" w:rsidP="008D6A00">
            <w:pPr>
              <w:pStyle w:val="TF-TEXTOQUADRO"/>
            </w:pPr>
            <w:r w:rsidRPr="00330A8F">
              <w:rPr>
                <w:sz w:val="18"/>
                <w:szCs w:val="18"/>
              </w:rPr>
              <w:t>Turistas de Alagoas</w:t>
            </w:r>
          </w:p>
        </w:tc>
        <w:tc>
          <w:tcPr>
            <w:tcW w:w="1256" w:type="dxa"/>
          </w:tcPr>
          <w:p w14:paraId="2772B589" w14:textId="4E132596" w:rsidR="008D6A00" w:rsidRPr="00EE35D0" w:rsidRDefault="008D6A00" w:rsidP="008D6A00">
            <w:pPr>
              <w:pStyle w:val="TF-TEXTOQUADRO"/>
            </w:pPr>
            <w:r w:rsidRPr="00330A8F">
              <w:rPr>
                <w:sz w:val="18"/>
                <w:szCs w:val="18"/>
              </w:rPr>
              <w:t>Turistas, moradores, surfistas</w:t>
            </w:r>
          </w:p>
        </w:tc>
      </w:tr>
      <w:tr w:rsidR="008D6A00" w14:paraId="69EA711D" w14:textId="58AA2C6A" w:rsidTr="008D6A00">
        <w:tc>
          <w:tcPr>
            <w:tcW w:w="2715" w:type="dxa"/>
          </w:tcPr>
          <w:p w14:paraId="6FCBF146" w14:textId="42388319" w:rsidR="008D6A00" w:rsidRDefault="008D6A00" w:rsidP="008D6A00">
            <w:pPr>
              <w:pStyle w:val="TF-TEXTOQUADRO"/>
            </w:pPr>
            <w:r w:rsidRPr="00172C86">
              <w:rPr>
                <w:sz w:val="18"/>
                <w:szCs w:val="18"/>
              </w:rPr>
              <w:t>Avaliação prática com usuários</w:t>
            </w:r>
          </w:p>
        </w:tc>
        <w:tc>
          <w:tcPr>
            <w:tcW w:w="1468" w:type="dxa"/>
          </w:tcPr>
          <w:p w14:paraId="7DF3F7AC" w14:textId="7F6FC3EB" w:rsidR="008D6A00" w:rsidRDefault="008D6A00" w:rsidP="008D6A00">
            <w:pPr>
              <w:pStyle w:val="TF-TEXTOQUADRO"/>
            </w:pPr>
            <w:r w:rsidRPr="00172C86">
              <w:rPr>
                <w:sz w:val="18"/>
                <w:szCs w:val="18"/>
              </w:rPr>
              <w:t>Não</w:t>
            </w:r>
            <w:r w:rsidR="00FC3E8C">
              <w:rPr>
                <w:sz w:val="18"/>
                <w:szCs w:val="18"/>
              </w:rPr>
              <w:t xml:space="preserve"> especificado</w:t>
            </w:r>
          </w:p>
        </w:tc>
        <w:tc>
          <w:tcPr>
            <w:tcW w:w="1369" w:type="dxa"/>
          </w:tcPr>
          <w:p w14:paraId="13717B65" w14:textId="7495901C" w:rsidR="008D6A00" w:rsidRDefault="008D6A00" w:rsidP="008D6A00">
            <w:pPr>
              <w:pStyle w:val="TF-TEXTOQUADRO"/>
            </w:pPr>
            <w:r>
              <w:rPr>
                <w:sz w:val="18"/>
                <w:szCs w:val="18"/>
              </w:rPr>
              <w:t>Sim</w:t>
            </w:r>
          </w:p>
        </w:tc>
        <w:tc>
          <w:tcPr>
            <w:tcW w:w="1417" w:type="dxa"/>
          </w:tcPr>
          <w:p w14:paraId="0397998D" w14:textId="62173389" w:rsidR="008D6A00" w:rsidRDefault="008D6A00" w:rsidP="008D6A00">
            <w:pPr>
              <w:pStyle w:val="TF-TEXTOQUADRO"/>
            </w:pPr>
            <w:r>
              <w:rPr>
                <w:sz w:val="18"/>
                <w:szCs w:val="18"/>
              </w:rPr>
              <w:t>Sim</w:t>
            </w:r>
          </w:p>
        </w:tc>
        <w:tc>
          <w:tcPr>
            <w:tcW w:w="1296" w:type="dxa"/>
          </w:tcPr>
          <w:p w14:paraId="6C68E2B9" w14:textId="2F20F247" w:rsidR="008D6A00" w:rsidRDefault="008D6A00" w:rsidP="008D6A00">
            <w:pPr>
              <w:pStyle w:val="TF-TEXTOQUADRO"/>
            </w:pPr>
            <w:r>
              <w:rPr>
                <w:sz w:val="18"/>
                <w:szCs w:val="18"/>
              </w:rPr>
              <w:t>Sim</w:t>
            </w:r>
          </w:p>
        </w:tc>
        <w:tc>
          <w:tcPr>
            <w:tcW w:w="1256" w:type="dxa"/>
          </w:tcPr>
          <w:p w14:paraId="1376D6B2" w14:textId="1DFB49AA" w:rsidR="008D6A00" w:rsidRDefault="008D6A00" w:rsidP="008D6A00">
            <w:pPr>
              <w:pStyle w:val="TF-TEXTOQUADRO"/>
            </w:pPr>
            <w:r>
              <w:rPr>
                <w:sz w:val="18"/>
                <w:szCs w:val="18"/>
              </w:rPr>
              <w:t>Sim</w:t>
            </w:r>
          </w:p>
        </w:tc>
      </w:tr>
      <w:tr w:rsidR="008D6A00" w14:paraId="5B352375" w14:textId="4C9A3F75" w:rsidTr="008D6A00">
        <w:tc>
          <w:tcPr>
            <w:tcW w:w="2715" w:type="dxa"/>
          </w:tcPr>
          <w:p w14:paraId="62025CE5" w14:textId="033A5572" w:rsidR="008D6A00" w:rsidRDefault="008D6A00" w:rsidP="008D6A00">
            <w:pPr>
              <w:pStyle w:val="TF-TEXTOQUADRO"/>
            </w:pPr>
            <w:r>
              <w:rPr>
                <w:sz w:val="18"/>
                <w:szCs w:val="18"/>
              </w:rPr>
              <w:t>Utiliza localização/mapa</w:t>
            </w:r>
          </w:p>
        </w:tc>
        <w:tc>
          <w:tcPr>
            <w:tcW w:w="1468" w:type="dxa"/>
          </w:tcPr>
          <w:p w14:paraId="0FB2A499" w14:textId="1EDF1E2B" w:rsidR="008D6A00" w:rsidRPr="002F67DE" w:rsidRDefault="008D6A00" w:rsidP="008D6A00">
            <w:pPr>
              <w:pStyle w:val="TF-TEXTOQUADRO"/>
              <w:rPr>
                <w:sz w:val="18"/>
                <w:szCs w:val="18"/>
              </w:rPr>
            </w:pPr>
            <w:r w:rsidRPr="002F67DE">
              <w:rPr>
                <w:sz w:val="18"/>
                <w:szCs w:val="18"/>
              </w:rPr>
              <w:t>Sim</w:t>
            </w:r>
          </w:p>
        </w:tc>
        <w:tc>
          <w:tcPr>
            <w:tcW w:w="1369" w:type="dxa"/>
          </w:tcPr>
          <w:p w14:paraId="5361282B" w14:textId="6A7AB47F" w:rsidR="008D6A00" w:rsidRPr="002F67DE" w:rsidRDefault="00FC3E8C" w:rsidP="008D6A00">
            <w:pPr>
              <w:pStyle w:val="TF-TEXTOQUADRO"/>
              <w:rPr>
                <w:sz w:val="18"/>
                <w:szCs w:val="18"/>
              </w:rPr>
            </w:pPr>
            <w:r w:rsidRPr="002F67DE">
              <w:rPr>
                <w:sz w:val="18"/>
                <w:szCs w:val="18"/>
              </w:rPr>
              <w:t>Não</w:t>
            </w:r>
          </w:p>
        </w:tc>
        <w:tc>
          <w:tcPr>
            <w:tcW w:w="1417" w:type="dxa"/>
          </w:tcPr>
          <w:p w14:paraId="514EE85D" w14:textId="3F1DE275" w:rsidR="008D6A00" w:rsidRPr="002F67DE" w:rsidRDefault="00FC3E8C" w:rsidP="008D6A00">
            <w:pPr>
              <w:pStyle w:val="TF-TEXTOQUADRO"/>
              <w:rPr>
                <w:sz w:val="18"/>
                <w:szCs w:val="18"/>
              </w:rPr>
            </w:pPr>
            <w:r w:rsidRPr="002F67DE">
              <w:rPr>
                <w:sz w:val="18"/>
                <w:szCs w:val="18"/>
              </w:rPr>
              <w:t>Não</w:t>
            </w:r>
          </w:p>
        </w:tc>
        <w:tc>
          <w:tcPr>
            <w:tcW w:w="1296" w:type="dxa"/>
          </w:tcPr>
          <w:p w14:paraId="60509776" w14:textId="736A9246" w:rsidR="008D6A00" w:rsidRPr="002F67DE" w:rsidRDefault="00FC3E8C" w:rsidP="008D6A00">
            <w:pPr>
              <w:pStyle w:val="TF-TEXTOQUADRO"/>
              <w:rPr>
                <w:sz w:val="18"/>
                <w:szCs w:val="18"/>
              </w:rPr>
            </w:pPr>
            <w:r w:rsidRPr="002F67DE">
              <w:rPr>
                <w:sz w:val="18"/>
                <w:szCs w:val="18"/>
              </w:rPr>
              <w:t>Sim</w:t>
            </w:r>
          </w:p>
        </w:tc>
        <w:tc>
          <w:tcPr>
            <w:tcW w:w="1256" w:type="dxa"/>
          </w:tcPr>
          <w:p w14:paraId="548156CD" w14:textId="38981D03" w:rsidR="008D6A00" w:rsidRPr="002F67DE" w:rsidRDefault="00FC3E8C" w:rsidP="008D6A00">
            <w:pPr>
              <w:pStyle w:val="TF-TEXTOQUADRO"/>
              <w:rPr>
                <w:sz w:val="18"/>
                <w:szCs w:val="18"/>
              </w:rPr>
            </w:pPr>
            <w:r w:rsidRPr="002F67DE">
              <w:rPr>
                <w:sz w:val="18"/>
                <w:szCs w:val="18"/>
              </w:rPr>
              <w:t>Sim</w:t>
            </w:r>
          </w:p>
        </w:tc>
      </w:tr>
    </w:tbl>
    <w:p w14:paraId="68762521" w14:textId="35EA13DE" w:rsidR="00FB167B" w:rsidRPr="00607CF5" w:rsidRDefault="007A2FE5" w:rsidP="008D6A00">
      <w:pPr>
        <w:pStyle w:val="TF-FONTE"/>
      </w:pPr>
      <w:r>
        <w:t>Fonte: elaborado pelo autor (2025).</w:t>
      </w:r>
    </w:p>
    <w:p w14:paraId="4432F7D9" w14:textId="3FCC2852" w:rsidR="00F255FC" w:rsidRDefault="00F255FC" w:rsidP="00C211BE">
      <w:pPr>
        <w:pStyle w:val="Ttulo1"/>
      </w:pPr>
      <w:bookmarkStart w:id="749" w:name="_Toc54164921"/>
      <w:bookmarkStart w:id="750" w:name="_Toc54165675"/>
      <w:bookmarkStart w:id="751" w:name="_Toc54169333"/>
      <w:bookmarkStart w:id="752" w:name="_Toc96347439"/>
      <w:bookmarkStart w:id="753" w:name="_Toc96357723"/>
      <w:bookmarkStart w:id="754" w:name="_Toc96491866"/>
      <w:bookmarkStart w:id="755" w:name="_Toc511928439"/>
      <w:commentRangeStart w:id="756"/>
      <w:r>
        <w:t>CONCLUSÕES</w:t>
      </w:r>
      <w:bookmarkEnd w:id="749"/>
      <w:bookmarkEnd w:id="750"/>
      <w:bookmarkEnd w:id="751"/>
      <w:bookmarkEnd w:id="752"/>
      <w:bookmarkEnd w:id="753"/>
      <w:bookmarkEnd w:id="754"/>
      <w:bookmarkEnd w:id="755"/>
      <w:commentRangeEnd w:id="756"/>
      <w:r w:rsidR="00C93575">
        <w:rPr>
          <w:rStyle w:val="Refdecomentrio"/>
          <w:sz w:val="20"/>
          <w:szCs w:val="20"/>
        </w:rPr>
        <w:commentReference w:id="756"/>
      </w:r>
    </w:p>
    <w:p w14:paraId="0FDB026D" w14:textId="7CCE81DA" w:rsidR="00C74E40" w:rsidRDefault="00153D3E" w:rsidP="00153D3E">
      <w:pPr>
        <w:pStyle w:val="TF-TEXTO"/>
        <w:ind w:firstLine="0"/>
      </w:pPr>
      <w:r>
        <w:tab/>
        <w:t xml:space="preserve">Este trabalho </w:t>
      </w:r>
      <w:del w:id="757" w:author="Dalton Solano dos Reis" w:date="2025-12-11T14:41:00Z" w16du:dateUtc="2025-12-11T17:41:00Z">
        <w:r w:rsidDel="00C93575">
          <w:delText xml:space="preserve">de conclusão de curso </w:delText>
        </w:r>
      </w:del>
      <w:r>
        <w:t xml:space="preserve">propõe e apresenta a criação de um aplicativo móvel para consulta e avaliações de praias, tendo como objetivo principal o compartilhamento de informações e experiências entre os usuários através das avaliações enviadas, visando criar uma comunidade com fácil acesso </w:t>
      </w:r>
      <w:r w:rsidR="00C74E40">
        <w:t>a</w:t>
      </w:r>
      <w:r>
        <w:t xml:space="preserve"> informações mais precisas e seguras sobre esses locais que possuem tanta relevância, como discutido na </w:t>
      </w:r>
      <w:r w:rsidR="00831624">
        <w:t xml:space="preserve">seção </w:t>
      </w:r>
      <w:r>
        <w:t>1.</w:t>
      </w:r>
      <w:r w:rsidR="00C74E40">
        <w:t xml:space="preserve"> A especificação e o processo de implementação do aplicativo móvel apresentados na seção 3 juntamente com os resultados analisados e discutidos na seção 4 permitem concluir que o objetivo geral do trabalho foi alcançado.</w:t>
      </w:r>
    </w:p>
    <w:p w14:paraId="681A25FB" w14:textId="19BCE172" w:rsidR="00353570" w:rsidDel="00C93575" w:rsidRDefault="00C74E40" w:rsidP="00153D3E">
      <w:pPr>
        <w:pStyle w:val="TF-TEXTO"/>
        <w:ind w:firstLine="0"/>
        <w:rPr>
          <w:del w:id="758" w:author="Dalton Solano dos Reis" w:date="2025-12-11T14:43:00Z" w16du:dateUtc="2025-12-11T17:43:00Z"/>
        </w:rPr>
      </w:pPr>
      <w:r>
        <w:tab/>
        <w:t xml:space="preserve">Em relação ao objetivo específico de disponibilizar informações atualizadas sobre condições ambientais e as características das praias é possível dizer que este foi alcançado visto o desenvolvimento inicial do banco de dados discutido na </w:t>
      </w:r>
      <w:commentRangeStart w:id="759"/>
      <w:r w:rsidR="00831624">
        <w:t>sub</w:t>
      </w:r>
      <w:r>
        <w:t>seção 3.2.2</w:t>
      </w:r>
      <w:commentRangeEnd w:id="759"/>
      <w:r w:rsidR="00C93575">
        <w:rPr>
          <w:rStyle w:val="Refdecomentrio"/>
          <w:sz w:val="20"/>
          <w:szCs w:val="20"/>
        </w:rPr>
        <w:commentReference w:id="759"/>
      </w:r>
      <w:r>
        <w:t xml:space="preserve">, a utilização de ferramentas que apresentem dados climáticos como indica a </w:t>
      </w:r>
      <w:r w:rsidR="000C08AF">
        <w:fldChar w:fldCharType="begin"/>
      </w:r>
      <w:r w:rsidR="000C08AF">
        <w:instrText xml:space="preserve"> REF Figura3 \h </w:instrText>
      </w:r>
      <w:r w:rsidR="000C08AF">
        <w:fldChar w:fldCharType="separate"/>
      </w:r>
      <w:r w:rsidR="00050750">
        <w:t>Figura 3</w:t>
      </w:r>
      <w:r w:rsidR="000C08AF">
        <w:fldChar w:fldCharType="end"/>
      </w:r>
      <w:r>
        <w:t xml:space="preserve"> e a </w:t>
      </w:r>
      <w:r w:rsidR="000C08AF">
        <w:fldChar w:fldCharType="begin"/>
      </w:r>
      <w:r w:rsidR="000C08AF">
        <w:instrText xml:space="preserve"> REF Figura5 \h </w:instrText>
      </w:r>
      <w:r w:rsidR="000C08AF">
        <w:fldChar w:fldCharType="separate"/>
      </w:r>
      <w:r w:rsidR="00050750">
        <w:t>Figura 5</w:t>
      </w:r>
      <w:r w:rsidR="000C08AF">
        <w:fldChar w:fldCharType="end"/>
      </w:r>
      <w:r>
        <w:t xml:space="preserve"> e os resultados obtidos na </w:t>
      </w:r>
      <w:r w:rsidR="000C08AF">
        <w:fldChar w:fldCharType="begin"/>
      </w:r>
      <w:r w:rsidR="000C08AF">
        <w:instrText xml:space="preserve"> REF Figura17 \h </w:instrText>
      </w:r>
      <w:r w:rsidR="000C08AF">
        <w:fldChar w:fldCharType="separate"/>
      </w:r>
      <w:r w:rsidR="00050750">
        <w:t xml:space="preserve">Figura 17 </w:t>
      </w:r>
      <w:r w:rsidR="000C08AF">
        <w:fldChar w:fldCharType="end"/>
      </w:r>
      <w:r>
        <w:t>.</w:t>
      </w:r>
      <w:ins w:id="760" w:author="Dalton Solano dos Reis" w:date="2025-12-11T14:43:00Z" w16du:dateUtc="2025-12-11T17:43:00Z">
        <w:r w:rsidR="00C93575">
          <w:t xml:space="preserve"> </w:t>
        </w:r>
      </w:ins>
    </w:p>
    <w:p w14:paraId="1476EC26" w14:textId="7A4FE957" w:rsidR="00353570" w:rsidDel="00C93575" w:rsidRDefault="00EC04D4">
      <w:pPr>
        <w:pStyle w:val="TF-TEXTO"/>
        <w:ind w:firstLine="0"/>
        <w:rPr>
          <w:del w:id="761" w:author="Dalton Solano dos Reis" w:date="2025-12-11T14:44:00Z" w16du:dateUtc="2025-12-11T17:44:00Z"/>
        </w:rPr>
        <w:pPrChange w:id="762" w:author="Dalton Solano dos Reis" w:date="2025-12-11T14:43:00Z" w16du:dateUtc="2025-12-11T17:43:00Z">
          <w:pPr>
            <w:pStyle w:val="TF-TEXTO"/>
          </w:pPr>
        </w:pPrChange>
      </w:pPr>
      <w:r>
        <w:lastRenderedPageBreak/>
        <w:t>O segundo objetivo específico que propõe a funcionalidade de que usuários insira</w:t>
      </w:r>
      <w:r w:rsidR="00353570">
        <w:t xml:space="preserve"> </w:t>
      </w:r>
      <w:r w:rsidR="001714A3">
        <w:t>avaliações</w:t>
      </w:r>
      <w:r w:rsidR="00353570">
        <w:t xml:space="preserve"> com notas, imagens e comentários </w:t>
      </w:r>
      <w:r w:rsidR="00F511FC">
        <w:t xml:space="preserve">foi </w:t>
      </w:r>
      <w:r w:rsidR="00353570">
        <w:t xml:space="preserve">alcançado com sucesso visto o fluxo explicado na </w:t>
      </w:r>
      <w:r w:rsidR="00910A5C">
        <w:t>sub</w:t>
      </w:r>
      <w:r w:rsidR="00353570">
        <w:t xml:space="preserve">seção 3.2.3 com a </w:t>
      </w:r>
      <w:r w:rsidR="000C08AF">
        <w:fldChar w:fldCharType="begin"/>
      </w:r>
      <w:r w:rsidR="000C08AF">
        <w:instrText xml:space="preserve"> REF Figura7 \h </w:instrText>
      </w:r>
      <w:r w:rsidR="000C08AF">
        <w:fldChar w:fldCharType="separate"/>
      </w:r>
      <w:r w:rsidR="00050750">
        <w:t>Figura 7</w:t>
      </w:r>
      <w:r w:rsidR="000C08AF">
        <w:fldChar w:fldCharType="end"/>
      </w:r>
      <w:r w:rsidR="00353570">
        <w:t xml:space="preserve">, </w:t>
      </w:r>
      <w:r w:rsidR="000C08AF">
        <w:fldChar w:fldCharType="begin"/>
      </w:r>
      <w:r w:rsidR="000C08AF">
        <w:instrText xml:space="preserve"> REF Figura8 \h </w:instrText>
      </w:r>
      <w:r w:rsidR="000C08AF">
        <w:fldChar w:fldCharType="separate"/>
      </w:r>
      <w:r w:rsidR="00050750">
        <w:t>Figura 8</w:t>
      </w:r>
      <w:r w:rsidR="000C08AF">
        <w:fldChar w:fldCharType="end"/>
      </w:r>
      <w:r w:rsidR="00353570">
        <w:t xml:space="preserve"> e </w:t>
      </w:r>
      <w:r w:rsidR="000C08AF">
        <w:fldChar w:fldCharType="begin"/>
      </w:r>
      <w:r w:rsidR="000C08AF">
        <w:instrText xml:space="preserve"> REF Figura9 \h </w:instrText>
      </w:r>
      <w:r w:rsidR="000C08AF">
        <w:fldChar w:fldCharType="separate"/>
      </w:r>
      <w:r w:rsidR="00050750">
        <w:t>Figura 9</w:t>
      </w:r>
      <w:r w:rsidR="000C08AF">
        <w:fldChar w:fldCharType="end"/>
      </w:r>
      <w:r w:rsidR="00353570">
        <w:t xml:space="preserve"> e os resultados apresentados na </w:t>
      </w:r>
      <w:r w:rsidR="000C08AF">
        <w:fldChar w:fldCharType="begin"/>
      </w:r>
      <w:r w:rsidR="000C08AF">
        <w:instrText xml:space="preserve"> REF Figura18 \h </w:instrText>
      </w:r>
      <w:r w:rsidR="000C08AF">
        <w:fldChar w:fldCharType="separate"/>
      </w:r>
      <w:r w:rsidR="00050750">
        <w:t xml:space="preserve">Figura 18 </w:t>
      </w:r>
      <w:r w:rsidR="000C08AF">
        <w:fldChar w:fldCharType="end"/>
      </w:r>
      <w:r w:rsidR="00353570">
        <w:t>.</w:t>
      </w:r>
      <w:ins w:id="763" w:author="Dalton Solano dos Reis" w:date="2025-12-11T14:44:00Z" w16du:dateUtc="2025-12-11T17:44:00Z">
        <w:r w:rsidR="00C93575">
          <w:t xml:space="preserve"> </w:t>
        </w:r>
      </w:ins>
    </w:p>
    <w:p w14:paraId="41BA750B" w14:textId="25C39F5F" w:rsidR="00353570" w:rsidDel="00C93575" w:rsidRDefault="00353570">
      <w:pPr>
        <w:pStyle w:val="TF-TEXTO"/>
        <w:ind w:firstLine="0"/>
        <w:rPr>
          <w:del w:id="764" w:author="Dalton Solano dos Reis" w:date="2025-12-11T14:44:00Z" w16du:dateUtc="2025-12-11T17:44:00Z"/>
        </w:rPr>
        <w:pPrChange w:id="765" w:author="Dalton Solano dos Reis" w:date="2025-12-11T14:44:00Z" w16du:dateUtc="2025-12-11T17:44:00Z">
          <w:pPr>
            <w:pStyle w:val="TF-TEXTO"/>
          </w:pPr>
        </w:pPrChange>
      </w:pPr>
      <w:r>
        <w:t xml:space="preserve">O terceiro objetivo específico que visa a utilização da localização do usuário para apresentar as praias e garantir o funcionamento de outras funcionalidades do aplicativo móvel teve êxito ao analisarmos o fluxo explicado na </w:t>
      </w:r>
      <w:r w:rsidR="00831624">
        <w:t>subseção</w:t>
      </w:r>
      <w:r>
        <w:t xml:space="preserve"> 3.2.3 que determina que após o processo de autenticação o usuário deve permitir o acesso do aplicativo à sua localização </w:t>
      </w:r>
      <w:r w:rsidR="005B1259">
        <w:t>e</w:t>
      </w:r>
      <w:r>
        <w:t xml:space="preserve"> os resultados atingido</w:t>
      </w:r>
      <w:r w:rsidR="00586DEF">
        <w:t>s</w:t>
      </w:r>
      <w:r>
        <w:t xml:space="preserve"> na </w:t>
      </w:r>
      <w:r w:rsidR="000C08AF">
        <w:fldChar w:fldCharType="begin"/>
      </w:r>
      <w:r w:rsidR="000C08AF">
        <w:instrText xml:space="preserve"> REF Figura20 \h </w:instrText>
      </w:r>
      <w:r w:rsidR="000C08AF">
        <w:fldChar w:fldCharType="separate"/>
      </w:r>
      <w:r w:rsidR="00050750">
        <w:t xml:space="preserve">Figura 20 </w:t>
      </w:r>
      <w:r w:rsidR="000C08AF">
        <w:fldChar w:fldCharType="end"/>
      </w:r>
      <w:r w:rsidR="005B1259">
        <w:t>.</w:t>
      </w:r>
      <w:ins w:id="766" w:author="Dalton Solano dos Reis" w:date="2025-12-11T14:44:00Z" w16du:dateUtc="2025-12-11T17:44:00Z">
        <w:r w:rsidR="00C93575">
          <w:t xml:space="preserve"> </w:t>
        </w:r>
      </w:ins>
    </w:p>
    <w:p w14:paraId="356A9F88" w14:textId="47B6ACE8" w:rsidR="00516B93" w:rsidRDefault="00516B93">
      <w:pPr>
        <w:pStyle w:val="TF-TEXTO"/>
        <w:ind w:firstLine="0"/>
        <w:pPrChange w:id="767" w:author="Dalton Solano dos Reis" w:date="2025-12-11T14:44:00Z" w16du:dateUtc="2025-12-11T17:44:00Z">
          <w:pPr>
            <w:pStyle w:val="TF-TEXTO"/>
          </w:pPr>
        </w:pPrChange>
      </w:pPr>
      <w:r>
        <w:t xml:space="preserve">O quarto e último objetivo específico que busca apoiar o planejamento turístico e a gestão pública por meio da coleta de feedback dos visitantes pôde ser realizado com o envio das avaliações das praias pelos usuários, conforme o fluxo da </w:t>
      </w:r>
      <w:r w:rsidR="00831624">
        <w:t>sub</w:t>
      </w:r>
      <w:r>
        <w:t xml:space="preserve">seção 3.2.3 e os resultados da </w:t>
      </w:r>
      <w:r w:rsidR="000C08AF">
        <w:fldChar w:fldCharType="begin"/>
      </w:r>
      <w:r w:rsidR="000C08AF">
        <w:instrText xml:space="preserve"> REF Figura22 \h </w:instrText>
      </w:r>
      <w:r w:rsidR="000C08AF">
        <w:fldChar w:fldCharType="separate"/>
      </w:r>
      <w:r w:rsidR="00050750">
        <w:t xml:space="preserve">Figura 22 </w:t>
      </w:r>
      <w:r w:rsidR="000C08AF">
        <w:fldChar w:fldCharType="end"/>
      </w:r>
      <w:r>
        <w:t>.</w:t>
      </w:r>
    </w:p>
    <w:p w14:paraId="13896EC9" w14:textId="05443A81" w:rsidR="005B1259" w:rsidDel="00C93575" w:rsidRDefault="00516B93" w:rsidP="00353570">
      <w:pPr>
        <w:pStyle w:val="TF-TEXTO"/>
        <w:rPr>
          <w:del w:id="768" w:author="Dalton Solano dos Reis" w:date="2025-12-11T14:44:00Z" w16du:dateUtc="2025-12-11T17:44:00Z"/>
        </w:rPr>
      </w:pPr>
      <w:r>
        <w:t xml:space="preserve">As principais contribuições sociais que o projeto oferece é a promoção e divulgação de </w:t>
      </w:r>
      <w:r w:rsidR="00695D5E">
        <w:t>informações sobre</w:t>
      </w:r>
      <w:r>
        <w:t xml:space="preserve"> os serviços turísticos, em específico as praias</w:t>
      </w:r>
      <w:r w:rsidR="00695D5E">
        <w:t>. O compartilhamento desses dados melhora a percepção e facilita a análise dos frequentadores desses locais, evitando possíveis descon</w:t>
      </w:r>
      <w:r w:rsidR="00D81FC3">
        <w:t>ten</w:t>
      </w:r>
      <w:r w:rsidR="00695D5E">
        <w:t>tamentos que podem ser ocasionados justamente pela falta de referências como essas.</w:t>
      </w:r>
      <w:ins w:id="769" w:author="Dalton Solano dos Reis" w:date="2025-12-11T14:44:00Z" w16du:dateUtc="2025-12-11T17:44:00Z">
        <w:r w:rsidR="00C93575">
          <w:t xml:space="preserve"> </w:t>
        </w:r>
      </w:ins>
    </w:p>
    <w:p w14:paraId="20C765E1" w14:textId="137021AE" w:rsidR="00695D5E" w:rsidRDefault="00695D5E" w:rsidP="00C93575">
      <w:pPr>
        <w:pStyle w:val="TF-TEXTO"/>
      </w:pPr>
      <w:r>
        <w:t>Já em relação as contribuições tecnológicas o trabalho se destaca por utilizar e integrar APIs externas, ferramentas para versionamento e serviços do Google Firebase</w:t>
      </w:r>
      <w:r w:rsidR="006127E6">
        <w:t xml:space="preserve"> em nuvem</w:t>
      </w:r>
      <w:r>
        <w:t xml:space="preserve"> que permitiram processos como autenticação, banco de dados e armazenamento de imagens</w:t>
      </w:r>
      <w:r w:rsidR="00831624">
        <w:t xml:space="preserve"> (</w:t>
      </w:r>
      <w:r w:rsidR="000C08AF">
        <w:fldChar w:fldCharType="begin"/>
      </w:r>
      <w:r w:rsidR="000C08AF">
        <w:instrText xml:space="preserve"> REF Figura5 \h </w:instrText>
      </w:r>
      <w:r w:rsidR="000C08AF">
        <w:fldChar w:fldCharType="separate"/>
      </w:r>
      <w:r w:rsidR="00050750">
        <w:t>Figura 5</w:t>
      </w:r>
      <w:r w:rsidR="000C08AF">
        <w:fldChar w:fldCharType="end"/>
      </w:r>
      <w:r w:rsidR="00831624">
        <w:t>)</w:t>
      </w:r>
      <w:r>
        <w:t>. Além disso, junto com as Heurísticas de Nielsen vistas na</w:t>
      </w:r>
      <w:r w:rsidR="00831624">
        <w:t xml:space="preserve"> subseção 4.2</w:t>
      </w:r>
      <w:r>
        <w:t xml:space="preserve">, os frameworks modernos e as bibliotecas e plugins externos que auxiliaram no desenvolvimento foi possível desenvolver </w:t>
      </w:r>
      <w:r w:rsidR="00831624">
        <w:t xml:space="preserve">interfaces visuais agradáveis conforme indica os resultados obtidos na </w:t>
      </w:r>
      <w:r w:rsidR="000C08AF">
        <w:fldChar w:fldCharType="begin"/>
      </w:r>
      <w:r w:rsidR="000C08AF">
        <w:instrText xml:space="preserve"> REF Figura14 \h </w:instrText>
      </w:r>
      <w:r w:rsidR="000C08AF">
        <w:fldChar w:fldCharType="separate"/>
      </w:r>
      <w:r w:rsidR="00050750">
        <w:t xml:space="preserve">Figura 14 </w:t>
      </w:r>
      <w:r w:rsidR="000C08AF">
        <w:fldChar w:fldCharType="end"/>
      </w:r>
      <w:r w:rsidR="00831624">
        <w:t xml:space="preserve">, </w:t>
      </w:r>
      <w:r w:rsidR="000C08AF">
        <w:fldChar w:fldCharType="begin"/>
      </w:r>
      <w:r w:rsidR="000C08AF">
        <w:instrText xml:space="preserve"> REF Figura15 \h </w:instrText>
      </w:r>
      <w:r w:rsidR="000C08AF">
        <w:fldChar w:fldCharType="separate"/>
      </w:r>
      <w:r w:rsidR="00050750">
        <w:t xml:space="preserve">Figura 15 </w:t>
      </w:r>
      <w:r w:rsidR="000C08AF">
        <w:fldChar w:fldCharType="end"/>
      </w:r>
      <w:r w:rsidR="00831624">
        <w:t xml:space="preserve"> e a </w:t>
      </w:r>
      <w:r w:rsidR="000C08AF">
        <w:fldChar w:fldCharType="begin"/>
      </w:r>
      <w:r w:rsidR="000C08AF">
        <w:instrText xml:space="preserve"> REF Figura22 \h </w:instrText>
      </w:r>
      <w:r w:rsidR="000C08AF">
        <w:fldChar w:fldCharType="separate"/>
      </w:r>
      <w:r w:rsidR="00050750">
        <w:t xml:space="preserve">Figura 22 </w:t>
      </w:r>
      <w:r w:rsidR="000C08AF">
        <w:fldChar w:fldCharType="end"/>
      </w:r>
      <w:r w:rsidR="00831624">
        <w:t>.</w:t>
      </w:r>
    </w:p>
    <w:p w14:paraId="5C5FCC56" w14:textId="057C624A" w:rsidR="00831624" w:rsidDel="00C93575" w:rsidRDefault="00831624" w:rsidP="00831624">
      <w:pPr>
        <w:pStyle w:val="TF-TEXTO"/>
        <w:rPr>
          <w:del w:id="770" w:author="Dalton Solano dos Reis" w:date="2025-12-11T14:46:00Z" w16du:dateUtc="2025-12-11T17:46:00Z"/>
        </w:rPr>
      </w:pPr>
      <w:r>
        <w:t>Como desafios e dificuldades técnicas encontradas durante o desenvolvimento desse projeto podem ser pontuadas a escolha das tecnologias de forma que o aplicativo móvel funcione na maioria dos dispositivos móveis e suas interfaces funcionem corretamente em diferentes</w:t>
      </w:r>
      <w:r w:rsidR="00586DEF">
        <w:t xml:space="preserve"> versões de</w:t>
      </w:r>
      <w:r>
        <w:t xml:space="preserve"> dispositivos com diferentes resoluções, a criação </w:t>
      </w:r>
      <w:r w:rsidR="00910A5C">
        <w:t xml:space="preserve">do banco de dados das praias e a integração das APIs e outras ferramentas utilizadas no processo de desenvolvimento do aplicativo móvel, conforme visto na seção 3 e a </w:t>
      </w:r>
      <w:r w:rsidR="000C08AF">
        <w:fldChar w:fldCharType="begin"/>
      </w:r>
      <w:r w:rsidR="000C08AF">
        <w:instrText xml:space="preserve"> REF Figura5 \h </w:instrText>
      </w:r>
      <w:r w:rsidR="000C08AF">
        <w:fldChar w:fldCharType="separate"/>
      </w:r>
      <w:r w:rsidR="00050750">
        <w:t>Figura 5</w:t>
      </w:r>
      <w:r w:rsidR="000C08AF">
        <w:fldChar w:fldCharType="end"/>
      </w:r>
      <w:r w:rsidR="00910A5C">
        <w:t>.</w:t>
      </w:r>
      <w:ins w:id="771" w:author="Dalton Solano dos Reis" w:date="2025-12-11T14:46:00Z" w16du:dateUtc="2025-12-11T17:46:00Z">
        <w:r w:rsidR="00C93575">
          <w:t xml:space="preserve"> </w:t>
        </w:r>
      </w:ins>
    </w:p>
    <w:p w14:paraId="72B46443" w14:textId="5C67466B" w:rsidR="00910A5C" w:rsidRPr="00353570" w:rsidRDefault="00910A5C" w:rsidP="00C93575">
      <w:pPr>
        <w:pStyle w:val="TF-TEXTO"/>
      </w:pPr>
      <w:r>
        <w:t xml:space="preserve">Por fim, após tudo que </w:t>
      </w:r>
      <w:del w:id="772" w:author="Dalton Solano dos Reis" w:date="2025-12-11T14:45:00Z" w16du:dateUtc="2025-12-11T17:45:00Z">
        <w:r w:rsidDel="00C93575">
          <w:delText xml:space="preserve">fora </w:delText>
        </w:r>
      </w:del>
      <w:ins w:id="773" w:author="Dalton Solano dos Reis" w:date="2025-12-11T14:45:00Z" w16du:dateUtc="2025-12-11T17:45:00Z">
        <w:r w:rsidR="00C93575">
          <w:t xml:space="preserve">foi </w:t>
        </w:r>
      </w:ins>
      <w:r>
        <w:t>apresentado, analisado e explicado é possível concluir que o projeto PraiaConnect alcançou seus objetivos e contribuiu com questões sociais e tecnológicas para a nossa comunidade.</w:t>
      </w:r>
    </w:p>
    <w:p w14:paraId="444FC616" w14:textId="56C2622E" w:rsidR="00440184" w:rsidRDefault="00C80995" w:rsidP="00281D23">
      <w:pPr>
        <w:pStyle w:val="Ttulo2"/>
      </w:pPr>
      <w:r>
        <w:t>EXTENSÕES</w:t>
      </w:r>
    </w:p>
    <w:p w14:paraId="1D83B605" w14:textId="6481DD7F" w:rsidR="00C80995" w:rsidDel="00C93575" w:rsidRDefault="00A608F6" w:rsidP="00C80995">
      <w:pPr>
        <w:pStyle w:val="TF-TEXTO"/>
        <w:rPr>
          <w:del w:id="774" w:author="Dalton Solano dos Reis" w:date="2025-12-11T14:46:00Z" w16du:dateUtc="2025-12-11T17:46:00Z"/>
        </w:rPr>
      </w:pPr>
      <w:r>
        <w:t xml:space="preserve">Como possíveis extensões para esse </w:t>
      </w:r>
      <w:r w:rsidR="004537A2">
        <w:t>projeto</w:t>
      </w:r>
      <w:r w:rsidR="006D14F4">
        <w:t>, cita-se o seguinte:</w:t>
      </w:r>
      <w:ins w:id="775" w:author="Dalton Solano dos Reis" w:date="2025-12-11T14:46:00Z" w16du:dateUtc="2025-12-11T17:46:00Z">
        <w:r w:rsidR="00C93575">
          <w:t xml:space="preserve"> (i) </w:t>
        </w:r>
      </w:ins>
    </w:p>
    <w:p w14:paraId="1427180D" w14:textId="5BD52993" w:rsidR="00B73B54" w:rsidDel="00C93575" w:rsidRDefault="00B73B54">
      <w:pPr>
        <w:pStyle w:val="TF-TEXTO"/>
        <w:rPr>
          <w:del w:id="776" w:author="Dalton Solano dos Reis" w:date="2025-12-11T14:47:00Z" w16du:dateUtc="2025-12-11T17:47:00Z"/>
        </w:rPr>
        <w:pPrChange w:id="777" w:author="Dalton Solano dos Reis" w:date="2025-12-11T14:46:00Z" w16du:dateUtc="2025-12-11T17:46:00Z">
          <w:pPr>
            <w:pStyle w:val="TF-TEXTO"/>
            <w:numPr>
              <w:numId w:val="15"/>
            </w:numPr>
            <w:ind w:left="1069" w:hanging="360"/>
          </w:pPr>
        </w:pPrChange>
      </w:pPr>
      <w:r>
        <w:t xml:space="preserve">evoluir </w:t>
      </w:r>
      <w:r w:rsidR="00EC17CF">
        <w:t xml:space="preserve">funcionalidades do painel administrativo e aplicativo </w:t>
      </w:r>
      <w:r w:rsidR="00C273F2">
        <w:t xml:space="preserve">móvel </w:t>
      </w:r>
      <w:r w:rsidR="00EC17CF">
        <w:t xml:space="preserve">a fim de ter maior controle sobre as informações </w:t>
      </w:r>
      <w:r w:rsidR="006620CF">
        <w:t xml:space="preserve">(textos e imagens) </w:t>
      </w:r>
      <w:r w:rsidR="00EC17CF">
        <w:t>inseridas pelos usuários</w:t>
      </w:r>
      <w:r w:rsidR="004151B0">
        <w:t>;</w:t>
      </w:r>
      <w:ins w:id="778" w:author="Dalton Solano dos Reis" w:date="2025-12-11T14:47:00Z" w16du:dateUtc="2025-12-11T17:47:00Z">
        <w:r w:rsidR="00C93575">
          <w:t xml:space="preserve"> </w:t>
        </w:r>
      </w:ins>
    </w:p>
    <w:p w14:paraId="70066EBC" w14:textId="2DA7EF55" w:rsidR="00EC17CF" w:rsidDel="00C93575" w:rsidRDefault="00C93575">
      <w:pPr>
        <w:pStyle w:val="TF-TEXTO"/>
        <w:rPr>
          <w:del w:id="779" w:author="Dalton Solano dos Reis" w:date="2025-12-11T14:47:00Z" w16du:dateUtc="2025-12-11T17:47:00Z"/>
        </w:rPr>
        <w:pPrChange w:id="780" w:author="Dalton Solano dos Reis" w:date="2025-12-11T14:47:00Z" w16du:dateUtc="2025-12-11T17:47:00Z">
          <w:pPr>
            <w:pStyle w:val="TF-TEXTO"/>
            <w:numPr>
              <w:numId w:val="15"/>
            </w:numPr>
            <w:ind w:left="1069" w:hanging="360"/>
          </w:pPr>
        </w:pPrChange>
      </w:pPr>
      <w:ins w:id="781" w:author="Dalton Solano dos Reis" w:date="2025-12-11T14:47:00Z" w16du:dateUtc="2025-12-11T17:47:00Z">
        <w:r>
          <w:t xml:space="preserve">(ii) </w:t>
        </w:r>
      </w:ins>
      <w:r w:rsidR="00C273F2">
        <w:t>aprimorar rotinas de segurança entre painel administrativo, aplicativo móvel e</w:t>
      </w:r>
      <w:r w:rsidR="002F4B92">
        <w:t xml:space="preserve"> serviços em nuvem</w:t>
      </w:r>
      <w:r w:rsidR="004151B0">
        <w:t>;</w:t>
      </w:r>
      <w:ins w:id="782" w:author="Dalton Solano dos Reis" w:date="2025-12-11T14:47:00Z" w16du:dateUtc="2025-12-11T17:47:00Z">
        <w:r w:rsidR="00415049">
          <w:t xml:space="preserve"> </w:t>
        </w:r>
      </w:ins>
      <w:ins w:id="783" w:author="Dalton Solano dos Reis" w:date="2025-12-11T14:48:00Z" w16du:dateUtc="2025-12-11T17:48:00Z">
        <w:r w:rsidR="00415049">
          <w:t xml:space="preserve">(iii) </w:t>
        </w:r>
      </w:ins>
    </w:p>
    <w:p w14:paraId="0A76F108" w14:textId="605FFD4B" w:rsidR="00E046FE" w:rsidRPr="00C80995" w:rsidRDefault="00F5778C">
      <w:pPr>
        <w:pStyle w:val="TF-TEXTO"/>
        <w:pPrChange w:id="784" w:author="Dalton Solano dos Reis" w:date="2025-12-11T14:47:00Z" w16du:dateUtc="2025-12-11T17:47:00Z">
          <w:pPr>
            <w:pStyle w:val="TF-TEXTO"/>
            <w:numPr>
              <w:numId w:val="15"/>
            </w:numPr>
            <w:ind w:left="1069" w:hanging="360"/>
          </w:pPr>
        </w:pPrChange>
      </w:pPr>
      <w:r>
        <w:t xml:space="preserve">implementar modelo de inteligência artificial para </w:t>
      </w:r>
      <w:r w:rsidR="004F5797">
        <w:t>avaliar sentimentos e extrair análises através dos comentários dos usuários nas avaliações</w:t>
      </w:r>
      <w:ins w:id="785" w:author="Dalton Solano dos Reis" w:date="2025-12-11T14:48:00Z" w16du:dateUtc="2025-12-11T17:48:00Z">
        <w:r w:rsidR="00415049">
          <w:t>.</w:t>
        </w:r>
      </w:ins>
      <w:del w:id="786" w:author="Dalton Solano dos Reis" w:date="2025-12-11T14:48:00Z" w16du:dateUtc="2025-12-11T17:48:00Z">
        <w:r w:rsidR="00E046FE" w:rsidDel="00415049">
          <w:delText>;</w:delText>
        </w:r>
      </w:del>
    </w:p>
    <w:p w14:paraId="376FD652" w14:textId="77777777" w:rsidR="00F255FC" w:rsidRPr="00F5778C" w:rsidRDefault="00F255FC">
      <w:pPr>
        <w:pStyle w:val="TF-REFERNCIASTTULO"/>
        <w:rPr>
          <w:lang w:val="en-US"/>
        </w:rPr>
      </w:pPr>
      <w:bookmarkStart w:id="787" w:name="_Toc419598588"/>
      <w:bookmarkStart w:id="788" w:name="_Toc420721330"/>
      <w:bookmarkStart w:id="789" w:name="_Toc420721484"/>
      <w:bookmarkStart w:id="790" w:name="_Toc420721575"/>
      <w:bookmarkStart w:id="791" w:name="_Toc420721781"/>
      <w:bookmarkStart w:id="792" w:name="_Toc420723222"/>
      <w:bookmarkStart w:id="793" w:name="_Toc482682385"/>
      <w:bookmarkStart w:id="794" w:name="_Toc54169335"/>
      <w:bookmarkStart w:id="795" w:name="_Toc96491868"/>
      <w:bookmarkStart w:id="796" w:name="_Toc511928441"/>
      <w:commentRangeStart w:id="797"/>
      <w:r w:rsidRPr="00F5778C">
        <w:rPr>
          <w:lang w:val="en-US"/>
        </w:rPr>
        <w:t>Referências</w:t>
      </w:r>
      <w:bookmarkEnd w:id="787"/>
      <w:bookmarkEnd w:id="788"/>
      <w:bookmarkEnd w:id="789"/>
      <w:bookmarkEnd w:id="790"/>
      <w:bookmarkEnd w:id="791"/>
      <w:bookmarkEnd w:id="792"/>
      <w:bookmarkEnd w:id="793"/>
      <w:bookmarkEnd w:id="794"/>
      <w:bookmarkEnd w:id="795"/>
      <w:bookmarkEnd w:id="796"/>
      <w:commentRangeEnd w:id="797"/>
      <w:r w:rsidR="00415049" w:rsidRPr="00F5778C">
        <w:rPr>
          <w:rStyle w:val="Refdecomentrio"/>
          <w:sz w:val="20"/>
          <w:szCs w:val="20"/>
          <w:lang w:val="en-US"/>
        </w:rPr>
        <w:commentReference w:id="797"/>
      </w:r>
    </w:p>
    <w:p w14:paraId="69E368D9" w14:textId="3C574353" w:rsidR="007E3EE5" w:rsidRPr="007E3EE5" w:rsidRDefault="007E3EE5" w:rsidP="007E3EE5">
      <w:pPr>
        <w:pStyle w:val="TF-REFERNCIASITEM"/>
      </w:pPr>
      <w:r w:rsidRPr="007E3EE5">
        <w:rPr>
          <w:lang w:val="en-US"/>
        </w:rPr>
        <w:t xml:space="preserve">BUHALIS, D.; LAW, R. </w:t>
      </w:r>
      <w:r w:rsidRPr="007E3EE5">
        <w:rPr>
          <w:b/>
          <w:bCs/>
          <w:lang w:val="en-US"/>
        </w:rPr>
        <w:t xml:space="preserve">PROGRESS IN INFORMATION TECHNOLOGY AND TOURISM MANAGEMENT: 20 YEARS ON AND 10 YEARS AFTER THE INTERNET - THE STATE OF ETOURISM RESEARCH. </w:t>
      </w:r>
      <w:r w:rsidRPr="001E041C">
        <w:rPr>
          <w:b/>
          <w:bCs/>
        </w:rPr>
        <w:t>TOURISM MANAGEMENT</w:t>
      </w:r>
      <w:r w:rsidRPr="001E041C">
        <w:t xml:space="preserve">, v. 29, n. 4, 2008. </w:t>
      </w:r>
      <w:r w:rsidRPr="007E3EE5">
        <w:t>DOI. 10.1016/j.tourman.2008.01.005. Disponível em: Acessado em 28 de nov. 2024.</w:t>
      </w:r>
    </w:p>
    <w:p w14:paraId="447D4233" w14:textId="4926367D" w:rsidR="007E3EE5" w:rsidRDefault="007E3EE5" w:rsidP="007E3EE5">
      <w:pPr>
        <w:pStyle w:val="TF-REFERNCIASITEM"/>
      </w:pPr>
      <w:r w:rsidRPr="007E3EE5">
        <w:t xml:space="preserve">CARVALHO, A. B. </w:t>
      </w:r>
      <w:r w:rsidRPr="007E3EE5">
        <w:rPr>
          <w:b/>
          <w:bCs/>
        </w:rPr>
        <w:t>ECONOMIA DO MAR</w:t>
      </w:r>
      <w:r w:rsidRPr="007E3EE5">
        <w:t>: conceito, valor e importância para o Brasil. tede2.pucrs.br, 30 jan. 2018.</w:t>
      </w:r>
    </w:p>
    <w:p w14:paraId="6D812120" w14:textId="3823ECF0" w:rsidR="00231DE3" w:rsidRDefault="00231DE3" w:rsidP="007E3EE5">
      <w:pPr>
        <w:pStyle w:val="TF-REFERNCIASITEM"/>
      </w:pPr>
      <w:commentRangeStart w:id="798"/>
      <w:r>
        <w:t>LIMA</w:t>
      </w:r>
      <w:commentRangeEnd w:id="798"/>
      <w:r w:rsidR="00415049" w:rsidRPr="00343BC1">
        <w:rPr>
          <w:rStyle w:val="Refdecomentrio"/>
          <w:sz w:val="20"/>
          <w:szCs w:val="20"/>
        </w:rPr>
        <w:commentReference w:id="798"/>
      </w:r>
      <w:r w:rsidRPr="00343BC1">
        <w:t>, L. C., VIEGAS, L. P.,</w:t>
      </w:r>
      <w:r>
        <w:t xml:space="preserve"> </w:t>
      </w:r>
      <w:r w:rsidRPr="00343BC1">
        <w:t xml:space="preserve">BESERRA, D. A. O. (2023). </w:t>
      </w:r>
      <w:r w:rsidRPr="003A6A9D">
        <w:rPr>
          <w:b/>
          <w:bCs/>
        </w:rPr>
        <w:t>AVALIAÇÃO DA QUALIDADE DOS SERVIÇOS TURÍSTICOS NOS PARQUES NACIONAL DA CHAPADA DOS GUIMARÃES E ESTADUAL DA SERRA AZUL (MT)</w:t>
      </w:r>
      <w:r w:rsidRPr="00343BC1">
        <w:t>. </w:t>
      </w:r>
      <w:r w:rsidRPr="00343BC1">
        <w:rPr>
          <w:i/>
          <w:iCs/>
        </w:rPr>
        <w:t>Revista Brasileira De Ecoturismo (RBEcotur)</w:t>
      </w:r>
      <w:r w:rsidRPr="00343BC1">
        <w:t>, </w:t>
      </w:r>
      <w:r w:rsidRPr="00343BC1">
        <w:rPr>
          <w:i/>
          <w:iCs/>
        </w:rPr>
        <w:t>16</w:t>
      </w:r>
      <w:r w:rsidRPr="00343BC1">
        <w:t>(5).</w:t>
      </w:r>
    </w:p>
    <w:p w14:paraId="78C10B93" w14:textId="374C1810" w:rsidR="005C2DD2" w:rsidRDefault="005C2DD2" w:rsidP="007E3EE5">
      <w:pPr>
        <w:pStyle w:val="TF-REFERNCIASITEM"/>
        <w:rPr>
          <w:lang w:val="en-US"/>
        </w:rPr>
      </w:pPr>
      <w:r w:rsidRPr="00B60832">
        <w:t>MAYORDOMO-MARTÍNEZ, D</w:t>
      </w:r>
      <w:r>
        <w:t xml:space="preserve">iego </w:t>
      </w:r>
      <w:r w:rsidRPr="00EA322E">
        <w:rPr>
          <w:i/>
          <w:iCs/>
        </w:rPr>
        <w:t>et al</w:t>
      </w:r>
      <w:r w:rsidRPr="00B60832">
        <w:t xml:space="preserve">. </w:t>
      </w:r>
      <w:r w:rsidRPr="003A6A9D">
        <w:rPr>
          <w:b/>
          <w:bCs/>
          <w:lang w:val="en-US"/>
        </w:rPr>
        <w:t>DESIGN AND DEVELOPMENT OF A MOBILE APP FOR ACCESSIBLE BEACH TOURISM INFORMATION FOR PEOPLE WITH DISABILITIES</w:t>
      </w:r>
      <w:r w:rsidRPr="008A7159">
        <w:rPr>
          <w:lang w:val="en-US"/>
        </w:rPr>
        <w:t>. </w:t>
      </w:r>
      <w:r w:rsidRPr="00863154">
        <w:rPr>
          <w:lang w:val="en-US"/>
        </w:rPr>
        <w:t>Int. J. Environ. Res. Public Health 2019, 16, 2131.</w:t>
      </w:r>
    </w:p>
    <w:p w14:paraId="4201453B" w14:textId="1BDD2706" w:rsidR="00153C91" w:rsidRPr="00153C91" w:rsidRDefault="00153C91" w:rsidP="007E3EE5">
      <w:pPr>
        <w:pStyle w:val="TF-REFERNCIASITEM"/>
      </w:pPr>
      <w:r w:rsidRPr="006E712F">
        <w:rPr>
          <w:lang w:val="en-US"/>
        </w:rPr>
        <w:t xml:space="preserve">MELO, Francisco Vicente Sales </w:t>
      </w:r>
      <w:r w:rsidRPr="006E712F">
        <w:rPr>
          <w:i/>
          <w:iCs/>
          <w:lang w:val="en-US"/>
        </w:rPr>
        <w:t>et al</w:t>
      </w:r>
      <w:r w:rsidRPr="006E712F">
        <w:rPr>
          <w:lang w:val="en-US"/>
        </w:rPr>
        <w:t xml:space="preserve">. </w:t>
      </w:r>
      <w:r w:rsidRPr="00C90EA6">
        <w:rPr>
          <w:b/>
          <w:bCs/>
        </w:rPr>
        <w:t>ENTRE LA ARENA Y EL SOL: UN ESTUDIO SOBRE LA SATISFACCIÓN DE LOS PROFESIONALES QUE TRABAJAN EN LOS PARADORES DE LA PLAYA. ESTUD. PERSPECT.</w:t>
      </w:r>
      <w:r w:rsidRPr="0023057E">
        <w:t xml:space="preserve"> </w:t>
      </w:r>
      <w:r w:rsidRPr="009A5012">
        <w:t>Estud. perspect. tur.</w:t>
      </w:r>
      <w:r w:rsidRPr="00137A4D">
        <w:t>, Ciudad Autónoma de Buenos Aires</w:t>
      </w:r>
      <w:r w:rsidRPr="00D05974">
        <w:t xml:space="preserve">, v. 21, n. 3, p. 663-680, jun.  </w:t>
      </w:r>
      <w:r w:rsidRPr="00186D89">
        <w:t xml:space="preserve">2012. </w:t>
      </w:r>
      <w:r w:rsidRPr="00BF5113">
        <w:t>Disponív</w:t>
      </w:r>
      <w:r>
        <w:t>el em</w:t>
      </w:r>
      <w:r w:rsidRPr="00BF5113">
        <w:t xml:space="preserve"> &lt;https://www.scielo.org.ar/scielo.php?script=sci_arttext&amp;pid=S1851-17322012000300007&amp;lng=es&amp;nrm=iso&gt;. </w:t>
      </w:r>
      <w:r>
        <w:t xml:space="preserve">Acessado em 18 de set. </w:t>
      </w:r>
      <w:r w:rsidRPr="00BF5113">
        <w:t>2024.</w:t>
      </w:r>
    </w:p>
    <w:p w14:paraId="5B4B4731" w14:textId="452EC85F" w:rsidR="00C14C18" w:rsidRDefault="00C14C18" w:rsidP="00C14C18">
      <w:pPr>
        <w:pStyle w:val="TF-REFERNCIASITEM"/>
      </w:pPr>
      <w:r w:rsidRPr="0047355A">
        <w:rPr>
          <w:lang w:val="en-US"/>
        </w:rPr>
        <w:lastRenderedPageBreak/>
        <w:t xml:space="preserve">NIELSEN, Jakob. </w:t>
      </w:r>
      <w:r w:rsidR="004247D0" w:rsidRPr="0047355A">
        <w:rPr>
          <w:b/>
          <w:bCs/>
          <w:lang w:val="en-US"/>
        </w:rPr>
        <w:t>10 USABILITY HEURISTICS FOR USER INTERFACE DESIGN</w:t>
      </w:r>
      <w:r w:rsidRPr="0047355A">
        <w:rPr>
          <w:lang w:val="en-US"/>
        </w:rPr>
        <w:t xml:space="preserve">. </w:t>
      </w:r>
      <w:r w:rsidRPr="006127E6">
        <w:t>Nielsen Norman Group, 24 apr. 1994 (</w:t>
      </w:r>
      <w:r w:rsidR="004247D0" w:rsidRPr="006127E6">
        <w:t>atualizado em</w:t>
      </w:r>
      <w:r w:rsidRPr="006127E6">
        <w:t xml:space="preserve"> Jan. 30</w:t>
      </w:r>
      <w:r w:rsidR="004247D0" w:rsidRPr="006127E6">
        <w:t>, 2024</w:t>
      </w:r>
      <w:r w:rsidRPr="006127E6">
        <w:t xml:space="preserve">). Disponível em: </w:t>
      </w:r>
      <w:hyperlink r:id="rId39" w:history="1">
        <w:r w:rsidR="007A4659" w:rsidRPr="000D6F96">
          <w:rPr>
            <w:rStyle w:val="Hyperlink"/>
            <w:noProof w:val="0"/>
          </w:rPr>
          <w:t>https://www.nngroup.com/articles/ten-usability-heuristics/</w:t>
        </w:r>
      </w:hyperlink>
      <w:r>
        <w:t>.</w:t>
      </w:r>
      <w:r w:rsidR="007A4659">
        <w:t xml:space="preserve"> </w:t>
      </w:r>
      <w:r>
        <w:t>Acesso em: 12 nov. 2025.</w:t>
      </w:r>
    </w:p>
    <w:p w14:paraId="5CF1861D" w14:textId="3E994414" w:rsidR="00210143" w:rsidRDefault="00210143" w:rsidP="007E3EE5">
      <w:pPr>
        <w:pStyle w:val="TF-REFERNCIASITEM"/>
      </w:pPr>
      <w:r w:rsidRPr="00210143">
        <w:t xml:space="preserve">NOSSA PRAIA. Instituto do Meio Ambiente do Estado de Alagoas, versão 1.0, 2023. Disponível em: </w:t>
      </w:r>
      <w:hyperlink r:id="rId40" w:tgtFrame="_new" w:history="1">
        <w:r w:rsidRPr="00210143">
          <w:rPr>
            <w:rStyle w:val="Hyperlink"/>
            <w:noProof w:val="0"/>
          </w:rPr>
          <w:t>https://play.google.com/store/apps/details?id=com.ima.nossapraia&amp;hl=pt_BR</w:t>
        </w:r>
      </w:hyperlink>
      <w:r w:rsidRPr="00210143">
        <w:t>. Acesso em: 29 set. 2025.</w:t>
      </w:r>
    </w:p>
    <w:p w14:paraId="6703B57E" w14:textId="77777777" w:rsidR="0018799A" w:rsidRPr="00B838D0" w:rsidRDefault="0018799A" w:rsidP="0018799A">
      <w:pPr>
        <w:pStyle w:val="TF-REFERNCIASITEM"/>
      </w:pPr>
      <w:r w:rsidRPr="00B838D0">
        <w:t xml:space="preserve">PRESSMAN, Roger S; MAXIM, Bruce R. </w:t>
      </w:r>
      <w:r w:rsidRPr="00B838D0">
        <w:rPr>
          <w:b/>
          <w:bCs/>
        </w:rPr>
        <w:t xml:space="preserve">ENGENHARIA DE SOFTWARE. </w:t>
      </w:r>
      <w:r w:rsidRPr="00410107">
        <w:t>Porto Alegre: AMGH, 2021.</w:t>
      </w:r>
    </w:p>
    <w:p w14:paraId="6C6A44A5" w14:textId="5E6E29A6" w:rsidR="00A000D9" w:rsidRPr="007E3EE5" w:rsidRDefault="0018799A" w:rsidP="007E3EE5">
      <w:pPr>
        <w:pStyle w:val="TF-REFERNCIASITEM"/>
      </w:pPr>
      <w:commentRangeStart w:id="799"/>
      <w:r w:rsidRPr="00191B1B">
        <w:t>SOARES</w:t>
      </w:r>
      <w:commentRangeEnd w:id="799"/>
      <w:r w:rsidR="00415049" w:rsidRPr="00191B1B">
        <w:rPr>
          <w:rStyle w:val="Refdecomentrio"/>
          <w:sz w:val="20"/>
          <w:szCs w:val="20"/>
        </w:rPr>
        <w:commentReference w:id="799"/>
      </w:r>
      <w:r w:rsidRPr="00191B1B">
        <w:t>, R. A. M.</w:t>
      </w:r>
      <w:r>
        <w:t xml:space="preserve"> </w:t>
      </w:r>
      <w:r w:rsidRPr="00191B1B">
        <w:t>da</w:t>
      </w:r>
      <w:r>
        <w:t xml:space="preserve"> </w:t>
      </w:r>
      <w:r w:rsidRPr="00191B1B">
        <w:t>C</w:t>
      </w:r>
      <w:r>
        <w:t xml:space="preserve">. </w:t>
      </w:r>
      <w:r w:rsidRPr="003A6A9D">
        <w:t>et al</w:t>
      </w:r>
      <w:r w:rsidRPr="00191B1B">
        <w:t xml:space="preserve">. </w:t>
      </w:r>
      <w:r w:rsidRPr="003A6A9D">
        <w:rPr>
          <w:b/>
          <w:bCs/>
        </w:rPr>
        <w:t>REVISÃO SISTEMÁTICA DA PRODUÇÃO CIENTÍFICA BRASILEIRA SOBRE TURISMO E TECNOLOGIA DA INFORMAÇÃO E COMUNICAÇÃO (TIC)</w:t>
      </w:r>
      <w:r w:rsidRPr="00191B1B">
        <w:t xml:space="preserve">. Revista Brasileira De Pesquisa Em Turismo, 16, </w:t>
      </w:r>
      <w:r w:rsidRPr="00415049">
        <w:rPr>
          <w:highlight w:val="yellow"/>
          <w:rPrChange w:id="800" w:author="Dalton Solano dos Reis" w:date="2025-12-11T14:53:00Z" w16du:dateUtc="2025-12-11T17:53:00Z">
            <w:rPr/>
          </w:rPrChange>
        </w:rPr>
        <w:t>2629</w:t>
      </w:r>
      <w:r w:rsidRPr="00191B1B">
        <w:t xml:space="preserve">. </w:t>
      </w:r>
      <w:hyperlink r:id="rId41" w:history="1">
        <w:r w:rsidRPr="00022989">
          <w:rPr>
            <w:rStyle w:val="Hyperlink"/>
          </w:rPr>
          <w:t>https://doi.org/10.7784/rbtur.v16.2629</w:t>
        </w:r>
      </w:hyperlink>
    </w:p>
    <w:p w14:paraId="6B718F35" w14:textId="028455ED" w:rsidR="000353C3" w:rsidRDefault="00A068CD">
      <w:pPr>
        <w:pStyle w:val="TF-TTULOAPNDICE"/>
      </w:pPr>
      <w:bookmarkStart w:id="801" w:name="_Toc54169336"/>
      <w:bookmarkStart w:id="802" w:name="_Toc96491869"/>
      <w:bookmarkStart w:id="803" w:name="_Toc511928442"/>
      <w:commentRangeStart w:id="804"/>
      <w:r>
        <w:lastRenderedPageBreak/>
        <w:t xml:space="preserve">APÊNDICE A </w:t>
      </w:r>
      <w:commentRangeEnd w:id="804"/>
      <w:r w:rsidR="00431B5F">
        <w:rPr>
          <w:rStyle w:val="Refdecomentrio"/>
          <w:sz w:val="20"/>
          <w:szCs w:val="20"/>
        </w:rPr>
        <w:commentReference w:id="804"/>
      </w:r>
      <w:r>
        <w:t>– Diagrama de caso de uso</w:t>
      </w:r>
    </w:p>
    <w:p w14:paraId="3BFE2026" w14:textId="06585400" w:rsidR="00DB7223" w:rsidDel="00415049" w:rsidRDefault="00DB7223" w:rsidP="00DB7223">
      <w:pPr>
        <w:pStyle w:val="TF-TEXTO"/>
        <w:rPr>
          <w:del w:id="805" w:author="Dalton Solano dos Reis" w:date="2025-12-11T14:57:00Z" w16du:dateUtc="2025-12-11T17:57:00Z"/>
        </w:rPr>
      </w:pPr>
      <w:r>
        <w:t xml:space="preserve">A </w:t>
      </w:r>
      <w:r w:rsidR="000C08AF">
        <w:fldChar w:fldCharType="begin"/>
      </w:r>
      <w:r w:rsidR="000C08AF">
        <w:instrText xml:space="preserve"> REF Figura24 \h </w:instrText>
      </w:r>
      <w:r w:rsidR="000C08AF">
        <w:fldChar w:fldCharType="separate"/>
      </w:r>
      <w:r w:rsidR="00050750">
        <w:t xml:space="preserve">Figura 24 </w:t>
      </w:r>
      <w:r w:rsidR="000C08AF">
        <w:fldChar w:fldCharType="end"/>
      </w:r>
      <w:r>
        <w:t xml:space="preserve"> apresenta os atores </w:t>
      </w:r>
      <w:r w:rsidRPr="00213B3E">
        <w:rPr>
          <w:rStyle w:val="TF-COURIER9"/>
        </w:rPr>
        <w:t>Usuário</w:t>
      </w:r>
      <w:r>
        <w:t xml:space="preserve"> e </w:t>
      </w:r>
      <w:r w:rsidRPr="00213B3E">
        <w:rPr>
          <w:rStyle w:val="TF-COURIER9"/>
        </w:rPr>
        <w:t>Administrador</w:t>
      </w:r>
      <w:r>
        <w:t>, que interagem com o sistema projeto desenvolvido a partir de diferentes permissões</w:t>
      </w:r>
      <w:r w:rsidR="009B0209">
        <w:t>, onde a</w:t>
      </w:r>
      <w:r>
        <w:t>lgumas funcionalidades são acessíveis exclusivamente a um ator</w:t>
      </w:r>
      <w:r w:rsidR="009B0209">
        <w:t>.</w:t>
      </w:r>
      <w:ins w:id="806" w:author="Dalton Solano dos Reis" w:date="2025-12-11T14:57:00Z" w16du:dateUtc="2025-12-11T17:57:00Z">
        <w:r w:rsidR="00415049">
          <w:t xml:space="preserve"> </w:t>
        </w:r>
      </w:ins>
    </w:p>
    <w:p w14:paraId="4A68E214" w14:textId="71392CE8" w:rsidR="00DB7223" w:rsidRDefault="00DB7223" w:rsidP="00415049">
      <w:pPr>
        <w:pStyle w:val="TF-TEXTO"/>
      </w:pPr>
      <w:r>
        <w:t xml:space="preserve">O acesso ao sistema é realizado por meio do </w:t>
      </w:r>
      <w:r w:rsidRPr="00374663">
        <w:rPr>
          <w:rStyle w:val="TF-COURIER9"/>
        </w:rPr>
        <w:t>UC01 – Autenticar Usuário</w:t>
      </w:r>
      <w:r>
        <w:t xml:space="preserve">, que permite ao </w:t>
      </w:r>
      <w:r w:rsidRPr="002B03B8">
        <w:rPr>
          <w:rStyle w:val="TF-COURIER9"/>
        </w:rPr>
        <w:t>Usuário</w:t>
      </w:r>
      <w:r>
        <w:t xml:space="preserve"> efetuar login no aplicativo. Após a autenticação, o </w:t>
      </w:r>
      <w:r w:rsidRPr="001A1634">
        <w:rPr>
          <w:rStyle w:val="TF-COURIER9"/>
        </w:rPr>
        <w:t>Usuário</w:t>
      </w:r>
      <w:r>
        <w:t xml:space="preserve"> pode consultar todas as praias cadastradas na plataforma por meio do </w:t>
      </w:r>
      <w:r w:rsidRPr="001A1634">
        <w:rPr>
          <w:rStyle w:val="TF-COURIER9"/>
        </w:rPr>
        <w:t>UC02 – Consultar Praias</w:t>
      </w:r>
      <w:r>
        <w:t xml:space="preserve">, o qual inclui obrigatoriamente os casos de uso </w:t>
      </w:r>
      <w:r w:rsidRPr="001A1634">
        <w:rPr>
          <w:rStyle w:val="TF-COURIER9"/>
        </w:rPr>
        <w:t>UC03 – Filtrar Praias</w:t>
      </w:r>
      <w:r>
        <w:t xml:space="preserve"> e </w:t>
      </w:r>
      <w:r w:rsidRPr="001A1634">
        <w:rPr>
          <w:rStyle w:val="TF-COURIER9"/>
        </w:rPr>
        <w:t>UC04 – Visualizar Detalhes da Praia</w:t>
      </w:r>
      <w:r>
        <w:t>, permitindo ao usuário navegar pela lista, aplicar filtros e visualizar informações completas de uma praia.</w:t>
      </w:r>
    </w:p>
    <w:p w14:paraId="42A6AB35" w14:textId="1A191277" w:rsidR="00DB7223" w:rsidDel="00E8567B" w:rsidRDefault="00DB7223" w:rsidP="009B0209">
      <w:pPr>
        <w:pStyle w:val="TF-TEXTO"/>
        <w:rPr>
          <w:del w:id="807" w:author="Dalton Solano dos Reis" w:date="2025-12-11T14:58:00Z" w16du:dateUtc="2025-12-11T17:58:00Z"/>
        </w:rPr>
      </w:pPr>
      <w:r>
        <w:t xml:space="preserve">Ao visualizar os detalhes de uma praia, o sistema inclui automaticamente o </w:t>
      </w:r>
      <w:r w:rsidRPr="001A1634">
        <w:rPr>
          <w:rStyle w:val="TF-COURIER9"/>
        </w:rPr>
        <w:t>UC08 – Visualizar Mapa e Distância</w:t>
      </w:r>
      <w:r>
        <w:t>, exibindo a localização exata da praia e a distância até o usuário. Além disso, o UC04 possui comportamentos opcionais</w:t>
      </w:r>
      <w:r w:rsidR="001A1634">
        <w:t xml:space="preserve"> como</w:t>
      </w:r>
      <w:r>
        <w:t xml:space="preserve"> </w:t>
      </w:r>
      <w:r w:rsidRPr="001A1634">
        <w:rPr>
          <w:rStyle w:val="TF-COURIER9"/>
        </w:rPr>
        <w:t>Usuário</w:t>
      </w:r>
      <w:r>
        <w:t xml:space="preserve"> pode favoritar a praia (</w:t>
      </w:r>
      <w:r w:rsidRPr="001A1634">
        <w:rPr>
          <w:rStyle w:val="TF-COURIER9"/>
        </w:rPr>
        <w:t>UC06 – Favoritar Praia</w:t>
      </w:r>
      <w:r>
        <w:t>) ou avaliá-la (</w:t>
      </w:r>
      <w:r w:rsidRPr="001A1634">
        <w:rPr>
          <w:rStyle w:val="TF-COURIER9"/>
        </w:rPr>
        <w:t>UC05 – Avaliar Praia</w:t>
      </w:r>
      <w:r>
        <w:t>), ampliando sua interação com o conteúdo exibido.</w:t>
      </w:r>
      <w:ins w:id="808" w:author="Dalton Solano dos Reis" w:date="2025-12-11T14:58:00Z" w16du:dateUtc="2025-12-11T17:58:00Z">
        <w:r w:rsidR="00E8567B">
          <w:t xml:space="preserve"> </w:t>
        </w:r>
      </w:ins>
    </w:p>
    <w:p w14:paraId="30E27F04" w14:textId="0F02D9C3" w:rsidR="00DB7223" w:rsidRDefault="00DB7223" w:rsidP="00E8567B">
      <w:pPr>
        <w:pStyle w:val="TF-TEXTO"/>
      </w:pPr>
      <w:r>
        <w:t xml:space="preserve">O </w:t>
      </w:r>
      <w:r w:rsidRPr="001A1634">
        <w:rPr>
          <w:rStyle w:val="TF-COURIER9"/>
        </w:rPr>
        <w:t>Usuário</w:t>
      </w:r>
      <w:r>
        <w:t xml:space="preserve"> também pode contribuir com o cadastro de novas praias por meio do </w:t>
      </w:r>
      <w:r w:rsidRPr="001A1634">
        <w:rPr>
          <w:rStyle w:val="TF-COURIER9"/>
        </w:rPr>
        <w:t>UC07 – Sugerir Nova Praia</w:t>
      </w:r>
      <w:r>
        <w:t>, permitindo enriquecer continuamente a base de dados do sistema com informações enviadas pela comunidade.</w:t>
      </w:r>
    </w:p>
    <w:p w14:paraId="0AA67959" w14:textId="3E71E333" w:rsidR="007F631F" w:rsidRDefault="007F631F" w:rsidP="00DB7223">
      <w:pPr>
        <w:pStyle w:val="TF-TEXTO"/>
      </w:pPr>
      <w:r w:rsidRPr="007F631F">
        <w:t xml:space="preserve">O ator </w:t>
      </w:r>
      <w:r w:rsidRPr="007F631F">
        <w:rPr>
          <w:rStyle w:val="TF-COURIER9"/>
        </w:rPr>
        <w:t>Administrador</w:t>
      </w:r>
      <w:r w:rsidRPr="007F631F">
        <w:t xml:space="preserve">, por sua vez, possui acesso às ações de manutenção e controle dos dados cadastrados no sistema. Isso inclui o </w:t>
      </w:r>
      <w:r w:rsidRPr="007F631F">
        <w:rPr>
          <w:rStyle w:val="TF-COURIER9"/>
        </w:rPr>
        <w:t>UC09 – Gerenciar Praias e Sugestões</w:t>
      </w:r>
      <w:r w:rsidRPr="007F631F">
        <w:t xml:space="preserve">, responsável por aprovar, editar ou remover praias e analisar sugestões enviadas pelos usuários. Além disso, o administrador pode gerenciar a estrutura de categorização das praias por meio do </w:t>
      </w:r>
      <w:r w:rsidRPr="007F631F">
        <w:rPr>
          <w:rStyle w:val="TF-COURIER9"/>
        </w:rPr>
        <w:t>UC010 – Gerenciar Tipos e Categorias</w:t>
      </w:r>
      <w:r w:rsidRPr="007F631F">
        <w:t xml:space="preserve">, assegurando a organização dos atributos avaliados e exibidos no sistema. Também lhe é permitido administrar contas de usuários através do </w:t>
      </w:r>
      <w:r w:rsidRPr="007F631F">
        <w:rPr>
          <w:rStyle w:val="TF-COURIER9"/>
        </w:rPr>
        <w:t>UC011 – Gerenciar Usuários</w:t>
      </w:r>
      <w:r w:rsidRPr="007F631F">
        <w:t>, garantindo controle sobre permissões e perfis registrados.</w:t>
      </w:r>
    </w:p>
    <w:p w14:paraId="29C7B4A2" w14:textId="19122626" w:rsidR="001375F2" w:rsidRPr="00DB7223" w:rsidRDefault="001375F2" w:rsidP="00DB7223">
      <w:pPr>
        <w:pStyle w:val="TF-TEXTO"/>
      </w:pPr>
      <w:r w:rsidRPr="001375F2">
        <w:t xml:space="preserve">Assim, o diagrama demonstra claramente como o sistema </w:t>
      </w:r>
      <w:r>
        <w:t xml:space="preserve">desenvolvido </w:t>
      </w:r>
      <w:r w:rsidRPr="001375F2">
        <w:t xml:space="preserve">organiza suas funcionalidades entre usuários comuns e administradores, destacando ações obrigatórias e opcionais através de relações </w:t>
      </w:r>
      <w:r w:rsidRPr="007A4659">
        <w:rPr>
          <w:i/>
          <w:iCs/>
        </w:rPr>
        <w:t>include</w:t>
      </w:r>
      <w:r w:rsidRPr="001375F2">
        <w:t xml:space="preserve"> e </w:t>
      </w:r>
      <w:r w:rsidRPr="007A4659">
        <w:rPr>
          <w:i/>
          <w:iCs/>
        </w:rPr>
        <w:t>extend</w:t>
      </w:r>
      <w:r w:rsidRPr="001375F2">
        <w:t>, além de evidenciar o fluxo principal de navegação até a avaliação, consulta e gerenciamento das praias cadastradas na plataforma.</w:t>
      </w:r>
    </w:p>
    <w:p w14:paraId="75474862" w14:textId="0C33341E" w:rsidR="00FB6A2B" w:rsidRDefault="00FB6A2B" w:rsidP="00FB6A2B">
      <w:pPr>
        <w:pStyle w:val="TF-LEGENDA"/>
      </w:pPr>
      <w:bookmarkStart w:id="809" w:name="Figura24"/>
      <w:r>
        <w:t xml:space="preserve">Figura </w:t>
      </w:r>
      <w:r w:rsidR="007C1FB6">
        <w:t>24</w:t>
      </w:r>
      <w:r>
        <w:t xml:space="preserve"> </w:t>
      </w:r>
      <w:bookmarkEnd w:id="809"/>
      <w:r>
        <w:t>– Diagrama de Caso de Uso</w:t>
      </w:r>
    </w:p>
    <w:p w14:paraId="4AB0CDB0" w14:textId="77777777" w:rsidR="00FB6A2B" w:rsidRDefault="00FB6A2B" w:rsidP="00FB6A2B">
      <w:pPr>
        <w:pStyle w:val="TF-LEGENDA"/>
      </w:pPr>
      <w:r>
        <w:rPr>
          <w:noProof/>
        </w:rPr>
        <w:drawing>
          <wp:inline distT="0" distB="0" distL="0" distR="0" wp14:anchorId="6B913C60" wp14:editId="7F205D57">
            <wp:extent cx="6059870" cy="2608522"/>
            <wp:effectExtent l="12700" t="12700" r="10795" b="8255"/>
            <wp:docPr id="305443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3083" name="Imagem 1"/>
                    <pic:cNvPicPr/>
                  </pic:nvPicPr>
                  <pic:blipFill>
                    <a:blip r:embed="rId42">
                      <a:extLst>
                        <a:ext uri="{28A0092B-C50C-407E-A947-70E740481C1C}">
                          <a14:useLocalDpi xmlns:a14="http://schemas.microsoft.com/office/drawing/2010/main" val="0"/>
                        </a:ext>
                      </a:extLst>
                    </a:blip>
                    <a:stretch>
                      <a:fillRect/>
                    </a:stretch>
                  </pic:blipFill>
                  <pic:spPr>
                    <a:xfrm>
                      <a:off x="0" y="0"/>
                      <a:ext cx="6085441" cy="2619529"/>
                    </a:xfrm>
                    <a:prstGeom prst="rect">
                      <a:avLst/>
                    </a:prstGeom>
                    <a:ln w="12700" cap="sq">
                      <a:solidFill>
                        <a:srgbClr val="000000"/>
                      </a:solidFill>
                      <a:prstDash val="solid"/>
                      <a:miter lim="800000"/>
                    </a:ln>
                    <a:effectLst/>
                  </pic:spPr>
                </pic:pic>
              </a:graphicData>
            </a:graphic>
          </wp:inline>
        </w:drawing>
      </w:r>
    </w:p>
    <w:p w14:paraId="6D67FA6C" w14:textId="7BCFBCF7" w:rsidR="000353C3" w:rsidRDefault="00FB6A2B" w:rsidP="00FB6A2B">
      <w:pPr>
        <w:pStyle w:val="TF-FONTE"/>
        <w:rPr>
          <w:b/>
          <w:caps/>
          <w:sz w:val="20"/>
        </w:rPr>
      </w:pPr>
      <w:r>
        <w:t>Fonte: elaborado pelo autor (2025).</w:t>
      </w:r>
    </w:p>
    <w:p w14:paraId="0D2786F7" w14:textId="1C4442E5" w:rsidR="00C539D4" w:rsidRDefault="00661750">
      <w:pPr>
        <w:pStyle w:val="TF-TTULOAPNDICE"/>
      </w:pPr>
      <w:bookmarkStart w:id="810" w:name="ApendiceB"/>
      <w:r>
        <w:lastRenderedPageBreak/>
        <w:t xml:space="preserve">APÊNDICE </w:t>
      </w:r>
      <w:r w:rsidR="001D61FE">
        <w:t>B</w:t>
      </w:r>
      <w:bookmarkEnd w:id="810"/>
      <w:r>
        <w:t xml:space="preserve"> – CÓDIGO FONTE DO ARQUIVO PARA IMPORTAÇÃO </w:t>
      </w:r>
      <w:r w:rsidR="00E21100">
        <w:t>DAS PRAIAS</w:t>
      </w:r>
    </w:p>
    <w:p w14:paraId="0B604088" w14:textId="054F7117" w:rsidR="00EF0B22" w:rsidRDefault="00EF0B22">
      <w:pPr>
        <w:pStyle w:val="TF-LEGENDA"/>
        <w:jc w:val="both"/>
        <w:rPr>
          <w:ins w:id="811" w:author="Dalton Solano dos Reis" w:date="2025-12-11T15:08:00Z" w16du:dateUtc="2025-12-11T18:08:00Z"/>
        </w:rPr>
        <w:pPrChange w:id="812" w:author="Dalton Solano dos Reis" w:date="2025-12-11T15:08:00Z" w16du:dateUtc="2025-12-11T18:08:00Z">
          <w:pPr>
            <w:pStyle w:val="TF-FIGURA"/>
          </w:pPr>
        </w:pPrChange>
      </w:pPr>
      <w:bookmarkStart w:id="813" w:name="Figura25"/>
      <w:ins w:id="814" w:author="Dalton Solano dos Reis" w:date="2025-12-11T15:08:00Z" w16du:dateUtc="2025-12-11T18:08:00Z">
        <w:r w:rsidRPr="0013036B">
          <w:rPr>
            <w:highlight w:val="yellow"/>
          </w:rPr>
          <w:t>Precisas ter um texto descrevendo/citando o quadro.</w:t>
        </w:r>
      </w:ins>
    </w:p>
    <w:p w14:paraId="100734AE" w14:textId="58ECB172" w:rsidR="008F163A" w:rsidRPr="007C1FB6" w:rsidRDefault="008F163A" w:rsidP="007C1FB6">
      <w:pPr>
        <w:pStyle w:val="TF-FIGURA"/>
      </w:pPr>
      <w:r w:rsidRPr="007C1FB6">
        <w:t xml:space="preserve">Figura </w:t>
      </w:r>
      <w:r w:rsidR="007C1FB6" w:rsidRPr="007C1FB6">
        <w:t>25</w:t>
      </w:r>
      <w:r w:rsidRPr="007C1FB6">
        <w:t xml:space="preserve"> </w:t>
      </w:r>
      <w:bookmarkEnd w:id="813"/>
      <w:r w:rsidRPr="007C1FB6">
        <w:t>- Código fonte do arquivo JavaScript para normalizar e importar praias para Firestore Database</w:t>
      </w:r>
    </w:p>
    <w:tbl>
      <w:tblPr>
        <w:tblStyle w:val="Tabelacomgrade"/>
        <w:tblpPr w:leftFromText="141" w:rightFromText="141" w:vertAnchor="text" w:horzAnchor="margin" w:tblpY="111"/>
        <w:tblW w:w="9634" w:type="dxa"/>
        <w:tblBorders>
          <w:insideH w:val="none" w:sz="0" w:space="0" w:color="auto"/>
        </w:tblBorders>
        <w:tblLook w:val="04A0" w:firstRow="1" w:lastRow="0" w:firstColumn="1" w:lastColumn="0" w:noHBand="0" w:noVBand="1"/>
        <w:tblPrChange w:id="815" w:author="Dalton Solano dos Reis" w:date="2025-12-11T11:59:00Z" w16du:dateUtc="2025-12-11T14:59:00Z">
          <w:tblPr>
            <w:tblStyle w:val="Tabelacomgrade"/>
            <w:tblpPr w:leftFromText="141" w:rightFromText="141" w:vertAnchor="text" w:horzAnchor="margin" w:tblpY="111"/>
            <w:tblW w:w="10349" w:type="dxa"/>
            <w:tblBorders>
              <w:insideH w:val="none" w:sz="0" w:space="0" w:color="auto"/>
            </w:tblBorders>
            <w:tblLook w:val="04A0" w:firstRow="1" w:lastRow="0" w:firstColumn="1" w:lastColumn="0" w:noHBand="0" w:noVBand="1"/>
          </w:tblPr>
        </w:tblPrChange>
      </w:tblPr>
      <w:tblGrid>
        <w:gridCol w:w="541"/>
        <w:gridCol w:w="9093"/>
        <w:tblGridChange w:id="816">
          <w:tblGrid>
            <w:gridCol w:w="541"/>
            <w:gridCol w:w="9093"/>
            <w:gridCol w:w="715"/>
          </w:tblGrid>
        </w:tblGridChange>
      </w:tblGrid>
      <w:tr w:rsidR="00E21100" w:rsidRPr="00577215" w14:paraId="0C8BD3EC" w14:textId="77777777" w:rsidTr="000F7E82">
        <w:tc>
          <w:tcPr>
            <w:tcW w:w="541" w:type="dxa"/>
            <w:tcPrChange w:id="817" w:author="Dalton Solano dos Reis" w:date="2025-12-11T11:59:00Z" w16du:dateUtc="2025-12-11T14:59:00Z">
              <w:tcPr>
                <w:tcW w:w="433" w:type="dxa"/>
              </w:tcPr>
            </w:tcPrChange>
          </w:tcPr>
          <w:p w14:paraId="66FDA5E9" w14:textId="68F86574" w:rsidR="00E21100" w:rsidRDefault="00E21100" w:rsidP="00577215">
            <w:pPr>
              <w:pStyle w:val="TF-CDIGO-FONTE"/>
              <w:jc w:val="center"/>
              <w:rPr>
                <w:lang w:val="pt-BR"/>
              </w:rPr>
            </w:pPr>
            <w:r w:rsidRPr="002F6D73">
              <w:rPr>
                <w:lang w:val="pt-BR"/>
              </w:rPr>
              <w:t>1</w:t>
            </w:r>
          </w:p>
          <w:p w14:paraId="2BD2D029" w14:textId="77777777" w:rsidR="00E21100" w:rsidRDefault="00E21100" w:rsidP="00E21100">
            <w:pPr>
              <w:pStyle w:val="TF-CDIGO-FONTE"/>
              <w:jc w:val="center"/>
              <w:rPr>
                <w:lang w:val="pt-BR"/>
              </w:rPr>
            </w:pPr>
            <w:r>
              <w:rPr>
                <w:lang w:val="pt-BR"/>
              </w:rPr>
              <w:t>2</w:t>
            </w:r>
          </w:p>
          <w:p w14:paraId="518879AE" w14:textId="77777777" w:rsidR="00E21100" w:rsidRDefault="00E21100" w:rsidP="00E21100">
            <w:pPr>
              <w:pStyle w:val="TF-CDIGO-FONTE"/>
              <w:jc w:val="center"/>
              <w:rPr>
                <w:lang w:val="pt-BR"/>
              </w:rPr>
            </w:pPr>
            <w:r>
              <w:rPr>
                <w:lang w:val="pt-BR"/>
              </w:rPr>
              <w:t>3</w:t>
            </w:r>
          </w:p>
          <w:p w14:paraId="7BB0D84E" w14:textId="77777777" w:rsidR="00E21100" w:rsidRDefault="00E21100" w:rsidP="00E21100">
            <w:pPr>
              <w:pStyle w:val="TF-CDIGO-FONTE"/>
              <w:jc w:val="center"/>
              <w:rPr>
                <w:lang w:val="pt-BR"/>
              </w:rPr>
            </w:pPr>
            <w:r>
              <w:rPr>
                <w:lang w:val="pt-BR"/>
              </w:rPr>
              <w:t>4</w:t>
            </w:r>
          </w:p>
          <w:p w14:paraId="4A672F35" w14:textId="77777777" w:rsidR="00E21100" w:rsidRDefault="00E21100" w:rsidP="00E21100">
            <w:pPr>
              <w:pStyle w:val="TF-CDIGO-FONTE"/>
              <w:jc w:val="center"/>
              <w:rPr>
                <w:lang w:val="pt-BR"/>
              </w:rPr>
            </w:pPr>
            <w:r>
              <w:rPr>
                <w:lang w:val="pt-BR"/>
              </w:rPr>
              <w:t>5</w:t>
            </w:r>
          </w:p>
          <w:p w14:paraId="738ADC4B" w14:textId="77777777" w:rsidR="00E21100" w:rsidRDefault="00E21100" w:rsidP="00E21100">
            <w:pPr>
              <w:pStyle w:val="TF-CDIGO-FONTE"/>
              <w:jc w:val="center"/>
              <w:rPr>
                <w:lang w:val="pt-BR"/>
              </w:rPr>
            </w:pPr>
            <w:r>
              <w:rPr>
                <w:lang w:val="pt-BR"/>
              </w:rPr>
              <w:t>6</w:t>
            </w:r>
          </w:p>
          <w:p w14:paraId="3132137F" w14:textId="77777777" w:rsidR="00E21100" w:rsidRDefault="00E21100" w:rsidP="00E21100">
            <w:pPr>
              <w:pStyle w:val="TF-CDIGO-FONTE"/>
              <w:jc w:val="center"/>
              <w:rPr>
                <w:lang w:val="pt-BR"/>
              </w:rPr>
            </w:pPr>
            <w:r>
              <w:rPr>
                <w:lang w:val="pt-BR"/>
              </w:rPr>
              <w:t>7</w:t>
            </w:r>
          </w:p>
          <w:p w14:paraId="6922B87D" w14:textId="77777777" w:rsidR="00E21100" w:rsidRDefault="00E21100" w:rsidP="00E21100">
            <w:pPr>
              <w:pStyle w:val="TF-CDIGO-FONTE"/>
              <w:jc w:val="center"/>
              <w:rPr>
                <w:lang w:val="pt-BR"/>
              </w:rPr>
            </w:pPr>
            <w:r>
              <w:rPr>
                <w:lang w:val="pt-BR"/>
              </w:rPr>
              <w:t>8</w:t>
            </w:r>
          </w:p>
          <w:p w14:paraId="740C8CF1" w14:textId="77777777" w:rsidR="00E21100" w:rsidRDefault="00E21100" w:rsidP="00E21100">
            <w:pPr>
              <w:pStyle w:val="TF-CDIGO-FONTE"/>
              <w:jc w:val="center"/>
              <w:rPr>
                <w:lang w:val="pt-BR"/>
              </w:rPr>
            </w:pPr>
            <w:r>
              <w:rPr>
                <w:lang w:val="pt-BR"/>
              </w:rPr>
              <w:t>9</w:t>
            </w:r>
          </w:p>
          <w:p w14:paraId="2087EB38" w14:textId="77777777" w:rsidR="00E21100" w:rsidRDefault="00E21100" w:rsidP="00E21100">
            <w:pPr>
              <w:pStyle w:val="TF-CDIGO-FONTE"/>
              <w:jc w:val="center"/>
              <w:rPr>
                <w:lang w:val="pt-BR"/>
              </w:rPr>
            </w:pPr>
            <w:r>
              <w:rPr>
                <w:lang w:val="pt-BR"/>
              </w:rPr>
              <w:t>10</w:t>
            </w:r>
          </w:p>
          <w:p w14:paraId="19578BF4" w14:textId="77777777" w:rsidR="00E21100" w:rsidRDefault="00E21100" w:rsidP="00E21100">
            <w:pPr>
              <w:pStyle w:val="TF-CDIGO-FONTE"/>
              <w:jc w:val="center"/>
              <w:rPr>
                <w:lang w:val="pt-BR"/>
              </w:rPr>
            </w:pPr>
            <w:r>
              <w:rPr>
                <w:lang w:val="pt-BR"/>
              </w:rPr>
              <w:t>11</w:t>
            </w:r>
          </w:p>
          <w:p w14:paraId="4EA0C37E" w14:textId="77777777" w:rsidR="00E21100" w:rsidRDefault="00E21100" w:rsidP="00E21100">
            <w:pPr>
              <w:pStyle w:val="TF-CDIGO-FONTE"/>
              <w:jc w:val="center"/>
              <w:rPr>
                <w:lang w:val="pt-BR"/>
              </w:rPr>
            </w:pPr>
            <w:r>
              <w:rPr>
                <w:lang w:val="pt-BR"/>
              </w:rPr>
              <w:t>12</w:t>
            </w:r>
          </w:p>
          <w:p w14:paraId="087886ED" w14:textId="77777777" w:rsidR="00E21100" w:rsidRDefault="00E21100" w:rsidP="00E21100">
            <w:pPr>
              <w:pStyle w:val="TF-CDIGO-FONTE"/>
              <w:jc w:val="center"/>
              <w:rPr>
                <w:lang w:val="pt-BR"/>
              </w:rPr>
            </w:pPr>
            <w:r>
              <w:rPr>
                <w:lang w:val="pt-BR"/>
              </w:rPr>
              <w:t>13</w:t>
            </w:r>
          </w:p>
          <w:p w14:paraId="12DCF6E3" w14:textId="77777777" w:rsidR="00E21100" w:rsidRDefault="00E21100" w:rsidP="00E21100">
            <w:pPr>
              <w:pStyle w:val="TF-CDIGO-FONTE"/>
              <w:jc w:val="center"/>
              <w:rPr>
                <w:lang w:val="pt-BR"/>
              </w:rPr>
            </w:pPr>
            <w:r>
              <w:rPr>
                <w:lang w:val="pt-BR"/>
              </w:rPr>
              <w:t>14</w:t>
            </w:r>
          </w:p>
          <w:p w14:paraId="41F80C33" w14:textId="77777777" w:rsidR="00E21100" w:rsidRDefault="00E21100" w:rsidP="00E21100">
            <w:pPr>
              <w:pStyle w:val="TF-CDIGO-FONTE"/>
              <w:jc w:val="center"/>
              <w:rPr>
                <w:lang w:val="pt-BR"/>
              </w:rPr>
            </w:pPr>
            <w:r>
              <w:rPr>
                <w:lang w:val="pt-BR"/>
              </w:rPr>
              <w:t>15</w:t>
            </w:r>
          </w:p>
          <w:p w14:paraId="63F8E108" w14:textId="77777777" w:rsidR="00E21100" w:rsidRDefault="00E21100" w:rsidP="00E21100">
            <w:pPr>
              <w:pStyle w:val="TF-CDIGO-FONTE"/>
              <w:jc w:val="center"/>
              <w:rPr>
                <w:lang w:val="pt-BR"/>
              </w:rPr>
            </w:pPr>
            <w:r>
              <w:rPr>
                <w:lang w:val="pt-BR"/>
              </w:rPr>
              <w:t>16</w:t>
            </w:r>
          </w:p>
          <w:p w14:paraId="5DDDEE4F" w14:textId="77777777" w:rsidR="00E21100" w:rsidRDefault="00E21100" w:rsidP="00E21100">
            <w:pPr>
              <w:pStyle w:val="TF-CDIGO-FONTE"/>
              <w:jc w:val="center"/>
              <w:rPr>
                <w:lang w:val="pt-BR"/>
              </w:rPr>
            </w:pPr>
            <w:r>
              <w:rPr>
                <w:lang w:val="pt-BR"/>
              </w:rPr>
              <w:t>17</w:t>
            </w:r>
          </w:p>
          <w:p w14:paraId="260C36F3" w14:textId="77777777" w:rsidR="00E21100" w:rsidRDefault="00E21100" w:rsidP="00E21100">
            <w:pPr>
              <w:pStyle w:val="TF-CDIGO-FONTE"/>
              <w:jc w:val="center"/>
              <w:rPr>
                <w:lang w:val="pt-BR"/>
              </w:rPr>
            </w:pPr>
            <w:r>
              <w:rPr>
                <w:lang w:val="pt-BR"/>
              </w:rPr>
              <w:t>18</w:t>
            </w:r>
          </w:p>
          <w:p w14:paraId="1DB2C663" w14:textId="77777777" w:rsidR="00E21100" w:rsidRDefault="00E21100" w:rsidP="00E21100">
            <w:pPr>
              <w:pStyle w:val="TF-CDIGO-FONTE"/>
              <w:jc w:val="center"/>
              <w:rPr>
                <w:lang w:val="pt-BR"/>
              </w:rPr>
            </w:pPr>
            <w:r>
              <w:rPr>
                <w:lang w:val="pt-BR"/>
              </w:rPr>
              <w:t>19</w:t>
            </w:r>
          </w:p>
          <w:p w14:paraId="77FD20BB" w14:textId="77777777" w:rsidR="00577215" w:rsidRDefault="00577215" w:rsidP="00E21100">
            <w:pPr>
              <w:pStyle w:val="TF-CDIGO-FONTE"/>
              <w:jc w:val="center"/>
              <w:rPr>
                <w:lang w:val="pt-BR"/>
              </w:rPr>
            </w:pPr>
            <w:r>
              <w:rPr>
                <w:lang w:val="pt-BR"/>
              </w:rPr>
              <w:t>20</w:t>
            </w:r>
          </w:p>
          <w:p w14:paraId="2612E169" w14:textId="77777777" w:rsidR="00577215" w:rsidRDefault="00577215" w:rsidP="00E21100">
            <w:pPr>
              <w:pStyle w:val="TF-CDIGO-FONTE"/>
              <w:jc w:val="center"/>
              <w:rPr>
                <w:lang w:val="pt-BR"/>
              </w:rPr>
            </w:pPr>
            <w:r>
              <w:rPr>
                <w:lang w:val="pt-BR"/>
              </w:rPr>
              <w:t>21</w:t>
            </w:r>
          </w:p>
          <w:p w14:paraId="59E33195" w14:textId="77777777" w:rsidR="00577215" w:rsidRDefault="00577215" w:rsidP="00E21100">
            <w:pPr>
              <w:pStyle w:val="TF-CDIGO-FONTE"/>
              <w:jc w:val="center"/>
              <w:rPr>
                <w:lang w:val="pt-BR"/>
              </w:rPr>
            </w:pPr>
            <w:r>
              <w:rPr>
                <w:lang w:val="pt-BR"/>
              </w:rPr>
              <w:t>22</w:t>
            </w:r>
          </w:p>
          <w:p w14:paraId="063766B7" w14:textId="77777777" w:rsidR="00577215" w:rsidRDefault="00577215" w:rsidP="00E21100">
            <w:pPr>
              <w:pStyle w:val="TF-CDIGO-FONTE"/>
              <w:jc w:val="center"/>
              <w:rPr>
                <w:lang w:val="pt-BR"/>
              </w:rPr>
            </w:pPr>
            <w:r>
              <w:rPr>
                <w:lang w:val="pt-BR"/>
              </w:rPr>
              <w:t>23</w:t>
            </w:r>
          </w:p>
          <w:p w14:paraId="345F33BC" w14:textId="77777777" w:rsidR="00577215" w:rsidRDefault="00577215" w:rsidP="00E21100">
            <w:pPr>
              <w:pStyle w:val="TF-CDIGO-FONTE"/>
              <w:jc w:val="center"/>
              <w:rPr>
                <w:lang w:val="pt-BR"/>
              </w:rPr>
            </w:pPr>
            <w:r>
              <w:rPr>
                <w:lang w:val="pt-BR"/>
              </w:rPr>
              <w:t>24</w:t>
            </w:r>
          </w:p>
          <w:p w14:paraId="60E70B7F" w14:textId="77777777" w:rsidR="00577215" w:rsidRDefault="00577215" w:rsidP="00E21100">
            <w:pPr>
              <w:pStyle w:val="TF-CDIGO-FONTE"/>
              <w:jc w:val="center"/>
              <w:rPr>
                <w:lang w:val="pt-BR"/>
              </w:rPr>
            </w:pPr>
            <w:r>
              <w:rPr>
                <w:lang w:val="pt-BR"/>
              </w:rPr>
              <w:t>25</w:t>
            </w:r>
          </w:p>
          <w:p w14:paraId="4FC1FA37" w14:textId="77777777" w:rsidR="00577215" w:rsidRDefault="00577215" w:rsidP="00E21100">
            <w:pPr>
              <w:pStyle w:val="TF-CDIGO-FONTE"/>
              <w:jc w:val="center"/>
              <w:rPr>
                <w:lang w:val="pt-BR"/>
              </w:rPr>
            </w:pPr>
            <w:r>
              <w:rPr>
                <w:lang w:val="pt-BR"/>
              </w:rPr>
              <w:t>26</w:t>
            </w:r>
          </w:p>
          <w:p w14:paraId="39D0344C" w14:textId="77777777" w:rsidR="00577215" w:rsidRDefault="00577215" w:rsidP="00E21100">
            <w:pPr>
              <w:pStyle w:val="TF-CDIGO-FONTE"/>
              <w:jc w:val="center"/>
              <w:rPr>
                <w:lang w:val="pt-BR"/>
              </w:rPr>
            </w:pPr>
            <w:r>
              <w:rPr>
                <w:lang w:val="pt-BR"/>
              </w:rPr>
              <w:t>27</w:t>
            </w:r>
          </w:p>
          <w:p w14:paraId="67AE5C3B" w14:textId="77777777" w:rsidR="00577215" w:rsidRDefault="00577215" w:rsidP="00E21100">
            <w:pPr>
              <w:pStyle w:val="TF-CDIGO-FONTE"/>
              <w:jc w:val="center"/>
              <w:rPr>
                <w:lang w:val="pt-BR"/>
              </w:rPr>
            </w:pPr>
            <w:r>
              <w:rPr>
                <w:lang w:val="pt-BR"/>
              </w:rPr>
              <w:t>28</w:t>
            </w:r>
          </w:p>
          <w:p w14:paraId="47AA820B" w14:textId="77777777" w:rsidR="00577215" w:rsidRDefault="00577215" w:rsidP="00E21100">
            <w:pPr>
              <w:pStyle w:val="TF-CDIGO-FONTE"/>
              <w:jc w:val="center"/>
              <w:rPr>
                <w:lang w:val="pt-BR"/>
              </w:rPr>
            </w:pPr>
            <w:r>
              <w:rPr>
                <w:lang w:val="pt-BR"/>
              </w:rPr>
              <w:t>29</w:t>
            </w:r>
          </w:p>
          <w:p w14:paraId="76161D7A" w14:textId="77777777" w:rsidR="00577215" w:rsidRDefault="00577215" w:rsidP="00E21100">
            <w:pPr>
              <w:pStyle w:val="TF-CDIGO-FONTE"/>
              <w:jc w:val="center"/>
              <w:rPr>
                <w:lang w:val="pt-BR"/>
              </w:rPr>
            </w:pPr>
            <w:r>
              <w:rPr>
                <w:lang w:val="pt-BR"/>
              </w:rPr>
              <w:t>30</w:t>
            </w:r>
          </w:p>
          <w:p w14:paraId="575DAF81" w14:textId="77777777" w:rsidR="00577215" w:rsidRDefault="00577215" w:rsidP="00E21100">
            <w:pPr>
              <w:pStyle w:val="TF-CDIGO-FONTE"/>
              <w:jc w:val="center"/>
              <w:rPr>
                <w:lang w:val="pt-BR"/>
              </w:rPr>
            </w:pPr>
            <w:r>
              <w:rPr>
                <w:lang w:val="pt-BR"/>
              </w:rPr>
              <w:t>31</w:t>
            </w:r>
          </w:p>
          <w:p w14:paraId="21517B7F" w14:textId="77777777" w:rsidR="00577215" w:rsidRDefault="00577215" w:rsidP="00E21100">
            <w:pPr>
              <w:pStyle w:val="TF-CDIGO-FONTE"/>
              <w:jc w:val="center"/>
              <w:rPr>
                <w:lang w:val="pt-BR"/>
              </w:rPr>
            </w:pPr>
            <w:r>
              <w:rPr>
                <w:lang w:val="pt-BR"/>
              </w:rPr>
              <w:t>32</w:t>
            </w:r>
          </w:p>
          <w:p w14:paraId="27CF16A8" w14:textId="77777777" w:rsidR="00577215" w:rsidRDefault="00577215" w:rsidP="00E21100">
            <w:pPr>
              <w:pStyle w:val="TF-CDIGO-FONTE"/>
              <w:jc w:val="center"/>
              <w:rPr>
                <w:lang w:val="pt-BR"/>
              </w:rPr>
            </w:pPr>
            <w:r>
              <w:rPr>
                <w:lang w:val="pt-BR"/>
              </w:rPr>
              <w:t>33</w:t>
            </w:r>
          </w:p>
          <w:p w14:paraId="46041594" w14:textId="77777777" w:rsidR="00577215" w:rsidRDefault="00577215" w:rsidP="00E21100">
            <w:pPr>
              <w:pStyle w:val="TF-CDIGO-FONTE"/>
              <w:jc w:val="center"/>
              <w:rPr>
                <w:lang w:val="pt-BR"/>
              </w:rPr>
            </w:pPr>
            <w:r>
              <w:rPr>
                <w:lang w:val="pt-BR"/>
              </w:rPr>
              <w:t>34</w:t>
            </w:r>
          </w:p>
          <w:p w14:paraId="6F03BD50" w14:textId="77777777" w:rsidR="00577215" w:rsidRDefault="00577215" w:rsidP="00E21100">
            <w:pPr>
              <w:pStyle w:val="TF-CDIGO-FONTE"/>
              <w:jc w:val="center"/>
              <w:rPr>
                <w:lang w:val="pt-BR"/>
              </w:rPr>
            </w:pPr>
            <w:r>
              <w:rPr>
                <w:lang w:val="pt-BR"/>
              </w:rPr>
              <w:t>35</w:t>
            </w:r>
          </w:p>
          <w:p w14:paraId="6329660B" w14:textId="77777777" w:rsidR="00577215" w:rsidRDefault="00577215" w:rsidP="00E21100">
            <w:pPr>
              <w:pStyle w:val="TF-CDIGO-FONTE"/>
              <w:jc w:val="center"/>
              <w:rPr>
                <w:lang w:val="pt-BR"/>
              </w:rPr>
            </w:pPr>
            <w:r>
              <w:rPr>
                <w:lang w:val="pt-BR"/>
              </w:rPr>
              <w:t>36</w:t>
            </w:r>
          </w:p>
          <w:p w14:paraId="411DD481" w14:textId="77777777" w:rsidR="00577215" w:rsidRDefault="00577215" w:rsidP="00E21100">
            <w:pPr>
              <w:pStyle w:val="TF-CDIGO-FONTE"/>
              <w:jc w:val="center"/>
              <w:rPr>
                <w:lang w:val="pt-BR"/>
              </w:rPr>
            </w:pPr>
            <w:r>
              <w:rPr>
                <w:lang w:val="pt-BR"/>
              </w:rPr>
              <w:t>37</w:t>
            </w:r>
          </w:p>
          <w:p w14:paraId="6C207646" w14:textId="77777777" w:rsidR="00577215" w:rsidRDefault="00577215" w:rsidP="00E21100">
            <w:pPr>
              <w:pStyle w:val="TF-CDIGO-FONTE"/>
              <w:jc w:val="center"/>
              <w:rPr>
                <w:lang w:val="pt-BR"/>
              </w:rPr>
            </w:pPr>
            <w:r>
              <w:rPr>
                <w:lang w:val="pt-BR"/>
              </w:rPr>
              <w:t>38</w:t>
            </w:r>
          </w:p>
          <w:p w14:paraId="560AD723" w14:textId="77777777" w:rsidR="00577215" w:rsidRDefault="00577215" w:rsidP="00E21100">
            <w:pPr>
              <w:pStyle w:val="TF-CDIGO-FONTE"/>
              <w:jc w:val="center"/>
              <w:rPr>
                <w:lang w:val="pt-BR"/>
              </w:rPr>
            </w:pPr>
            <w:r>
              <w:rPr>
                <w:lang w:val="pt-BR"/>
              </w:rPr>
              <w:t>39</w:t>
            </w:r>
          </w:p>
          <w:p w14:paraId="2D712106" w14:textId="77777777" w:rsidR="00577215" w:rsidRDefault="00577215" w:rsidP="00E21100">
            <w:pPr>
              <w:pStyle w:val="TF-CDIGO-FONTE"/>
              <w:jc w:val="center"/>
              <w:rPr>
                <w:lang w:val="pt-BR"/>
              </w:rPr>
            </w:pPr>
            <w:r>
              <w:rPr>
                <w:lang w:val="pt-BR"/>
              </w:rPr>
              <w:t>40</w:t>
            </w:r>
          </w:p>
          <w:p w14:paraId="4EB2AC2E" w14:textId="77777777" w:rsidR="00577215" w:rsidRDefault="00577215" w:rsidP="00E21100">
            <w:pPr>
              <w:pStyle w:val="TF-CDIGO-FONTE"/>
              <w:jc w:val="center"/>
              <w:rPr>
                <w:lang w:val="pt-BR"/>
              </w:rPr>
            </w:pPr>
            <w:r>
              <w:rPr>
                <w:lang w:val="pt-BR"/>
              </w:rPr>
              <w:t>41</w:t>
            </w:r>
          </w:p>
          <w:p w14:paraId="56D67B73" w14:textId="77777777" w:rsidR="00577215" w:rsidRDefault="00577215" w:rsidP="00E21100">
            <w:pPr>
              <w:pStyle w:val="TF-CDIGO-FONTE"/>
              <w:jc w:val="center"/>
              <w:rPr>
                <w:lang w:val="pt-BR"/>
              </w:rPr>
            </w:pPr>
            <w:r>
              <w:rPr>
                <w:lang w:val="pt-BR"/>
              </w:rPr>
              <w:t>42</w:t>
            </w:r>
          </w:p>
          <w:p w14:paraId="74CE7655" w14:textId="77777777" w:rsidR="00577215" w:rsidRDefault="00577215" w:rsidP="00E21100">
            <w:pPr>
              <w:pStyle w:val="TF-CDIGO-FONTE"/>
              <w:jc w:val="center"/>
              <w:rPr>
                <w:lang w:val="pt-BR"/>
              </w:rPr>
            </w:pPr>
            <w:r>
              <w:rPr>
                <w:lang w:val="pt-BR"/>
              </w:rPr>
              <w:t>43</w:t>
            </w:r>
          </w:p>
          <w:p w14:paraId="66178CF0" w14:textId="77777777" w:rsidR="00577215" w:rsidRDefault="00577215" w:rsidP="00E21100">
            <w:pPr>
              <w:pStyle w:val="TF-CDIGO-FONTE"/>
              <w:jc w:val="center"/>
              <w:rPr>
                <w:lang w:val="pt-BR"/>
              </w:rPr>
            </w:pPr>
            <w:r>
              <w:rPr>
                <w:lang w:val="pt-BR"/>
              </w:rPr>
              <w:t>44</w:t>
            </w:r>
          </w:p>
          <w:p w14:paraId="6931CB18" w14:textId="77777777" w:rsidR="00577215" w:rsidRDefault="00577215" w:rsidP="00E21100">
            <w:pPr>
              <w:pStyle w:val="TF-CDIGO-FONTE"/>
              <w:jc w:val="center"/>
              <w:rPr>
                <w:lang w:val="pt-BR"/>
              </w:rPr>
            </w:pPr>
            <w:r>
              <w:rPr>
                <w:lang w:val="pt-BR"/>
              </w:rPr>
              <w:t>45</w:t>
            </w:r>
          </w:p>
          <w:p w14:paraId="4520EC4C" w14:textId="77777777" w:rsidR="00577215" w:rsidRDefault="00577215" w:rsidP="00E21100">
            <w:pPr>
              <w:pStyle w:val="TF-CDIGO-FONTE"/>
              <w:jc w:val="center"/>
              <w:rPr>
                <w:lang w:val="pt-BR"/>
              </w:rPr>
            </w:pPr>
            <w:r>
              <w:rPr>
                <w:lang w:val="pt-BR"/>
              </w:rPr>
              <w:t>46</w:t>
            </w:r>
          </w:p>
          <w:p w14:paraId="2C440110" w14:textId="77777777" w:rsidR="00577215" w:rsidRDefault="00577215" w:rsidP="00E21100">
            <w:pPr>
              <w:pStyle w:val="TF-CDIGO-FONTE"/>
              <w:jc w:val="center"/>
              <w:rPr>
                <w:lang w:val="pt-BR"/>
              </w:rPr>
            </w:pPr>
            <w:r>
              <w:rPr>
                <w:lang w:val="pt-BR"/>
              </w:rPr>
              <w:t>47</w:t>
            </w:r>
          </w:p>
          <w:p w14:paraId="51385A96" w14:textId="77777777" w:rsidR="00577215" w:rsidRDefault="00577215" w:rsidP="00E21100">
            <w:pPr>
              <w:pStyle w:val="TF-CDIGO-FONTE"/>
              <w:jc w:val="center"/>
              <w:rPr>
                <w:lang w:val="pt-BR"/>
              </w:rPr>
            </w:pPr>
            <w:r>
              <w:rPr>
                <w:lang w:val="pt-BR"/>
              </w:rPr>
              <w:t>48</w:t>
            </w:r>
          </w:p>
          <w:p w14:paraId="38B49AD2" w14:textId="77777777" w:rsidR="00577215" w:rsidRDefault="00577215" w:rsidP="00E21100">
            <w:pPr>
              <w:pStyle w:val="TF-CDIGO-FONTE"/>
              <w:jc w:val="center"/>
              <w:rPr>
                <w:lang w:val="pt-BR"/>
              </w:rPr>
            </w:pPr>
            <w:r>
              <w:rPr>
                <w:lang w:val="pt-BR"/>
              </w:rPr>
              <w:t>49</w:t>
            </w:r>
          </w:p>
          <w:p w14:paraId="03840250" w14:textId="77777777" w:rsidR="00577215" w:rsidRDefault="00577215" w:rsidP="00E21100">
            <w:pPr>
              <w:pStyle w:val="TF-CDIGO-FONTE"/>
              <w:jc w:val="center"/>
              <w:rPr>
                <w:lang w:val="pt-BR"/>
              </w:rPr>
            </w:pPr>
            <w:r>
              <w:rPr>
                <w:lang w:val="pt-BR"/>
              </w:rPr>
              <w:t>50</w:t>
            </w:r>
          </w:p>
          <w:p w14:paraId="32A64592" w14:textId="77777777" w:rsidR="00577215" w:rsidRDefault="00577215" w:rsidP="00E21100">
            <w:pPr>
              <w:pStyle w:val="TF-CDIGO-FONTE"/>
              <w:jc w:val="center"/>
              <w:rPr>
                <w:lang w:val="pt-BR"/>
              </w:rPr>
            </w:pPr>
            <w:r>
              <w:rPr>
                <w:lang w:val="pt-BR"/>
              </w:rPr>
              <w:t>51</w:t>
            </w:r>
          </w:p>
          <w:p w14:paraId="5CCA0E7E" w14:textId="77777777" w:rsidR="00577215" w:rsidRDefault="00577215" w:rsidP="00E21100">
            <w:pPr>
              <w:pStyle w:val="TF-CDIGO-FONTE"/>
              <w:jc w:val="center"/>
              <w:rPr>
                <w:lang w:val="pt-BR"/>
              </w:rPr>
            </w:pPr>
            <w:r>
              <w:rPr>
                <w:lang w:val="pt-BR"/>
              </w:rPr>
              <w:t>52</w:t>
            </w:r>
          </w:p>
          <w:p w14:paraId="1C33716F" w14:textId="77777777" w:rsidR="00577215" w:rsidRDefault="00577215" w:rsidP="00E21100">
            <w:pPr>
              <w:pStyle w:val="TF-CDIGO-FONTE"/>
              <w:jc w:val="center"/>
              <w:rPr>
                <w:lang w:val="pt-BR"/>
              </w:rPr>
            </w:pPr>
            <w:r>
              <w:rPr>
                <w:lang w:val="pt-BR"/>
              </w:rPr>
              <w:t>53</w:t>
            </w:r>
          </w:p>
          <w:p w14:paraId="0F9D92F9" w14:textId="77777777" w:rsidR="00577215" w:rsidRDefault="00577215" w:rsidP="00E21100">
            <w:pPr>
              <w:pStyle w:val="TF-CDIGO-FONTE"/>
              <w:jc w:val="center"/>
              <w:rPr>
                <w:lang w:val="pt-BR"/>
              </w:rPr>
            </w:pPr>
            <w:r>
              <w:rPr>
                <w:lang w:val="pt-BR"/>
              </w:rPr>
              <w:t>54</w:t>
            </w:r>
          </w:p>
          <w:p w14:paraId="324E787F" w14:textId="77777777" w:rsidR="00577215" w:rsidRDefault="00577215" w:rsidP="00E21100">
            <w:pPr>
              <w:pStyle w:val="TF-CDIGO-FONTE"/>
              <w:jc w:val="center"/>
              <w:rPr>
                <w:lang w:val="pt-BR"/>
              </w:rPr>
            </w:pPr>
            <w:r>
              <w:rPr>
                <w:lang w:val="pt-BR"/>
              </w:rPr>
              <w:t>55</w:t>
            </w:r>
          </w:p>
          <w:p w14:paraId="50BF7CD6" w14:textId="77777777" w:rsidR="00577215" w:rsidRDefault="00577215" w:rsidP="00E21100">
            <w:pPr>
              <w:pStyle w:val="TF-CDIGO-FONTE"/>
              <w:jc w:val="center"/>
              <w:rPr>
                <w:lang w:val="pt-BR"/>
              </w:rPr>
            </w:pPr>
            <w:r>
              <w:rPr>
                <w:lang w:val="pt-BR"/>
              </w:rPr>
              <w:t>56</w:t>
            </w:r>
          </w:p>
          <w:p w14:paraId="5053E492" w14:textId="77777777" w:rsidR="00577215" w:rsidRDefault="00577215" w:rsidP="00E21100">
            <w:pPr>
              <w:pStyle w:val="TF-CDIGO-FONTE"/>
              <w:jc w:val="center"/>
              <w:rPr>
                <w:lang w:val="pt-BR"/>
              </w:rPr>
            </w:pPr>
            <w:r>
              <w:rPr>
                <w:lang w:val="pt-BR"/>
              </w:rPr>
              <w:t>57</w:t>
            </w:r>
          </w:p>
          <w:p w14:paraId="073DD021" w14:textId="77777777" w:rsidR="00577215" w:rsidRDefault="00577215" w:rsidP="00577215">
            <w:pPr>
              <w:pStyle w:val="TF-CDIGO-FONTE"/>
              <w:jc w:val="center"/>
              <w:rPr>
                <w:lang w:val="pt-BR"/>
              </w:rPr>
            </w:pPr>
            <w:r>
              <w:rPr>
                <w:lang w:val="pt-BR"/>
              </w:rPr>
              <w:t>58</w:t>
            </w:r>
          </w:p>
          <w:p w14:paraId="2D6093F5" w14:textId="77777777" w:rsidR="00577215" w:rsidRDefault="00577215" w:rsidP="00577215">
            <w:pPr>
              <w:pStyle w:val="TF-CDIGO-FONTE"/>
              <w:jc w:val="center"/>
              <w:rPr>
                <w:lang w:val="pt-BR"/>
              </w:rPr>
            </w:pPr>
            <w:r>
              <w:rPr>
                <w:lang w:val="pt-BR"/>
              </w:rPr>
              <w:t>59</w:t>
            </w:r>
          </w:p>
          <w:p w14:paraId="587F826A" w14:textId="77777777" w:rsidR="00577215" w:rsidRDefault="00577215" w:rsidP="00577215">
            <w:pPr>
              <w:pStyle w:val="TF-CDIGO-FONTE"/>
              <w:jc w:val="center"/>
              <w:rPr>
                <w:lang w:val="pt-BR"/>
              </w:rPr>
            </w:pPr>
            <w:r>
              <w:rPr>
                <w:lang w:val="pt-BR"/>
              </w:rPr>
              <w:t>60</w:t>
            </w:r>
          </w:p>
          <w:p w14:paraId="27FF7D76" w14:textId="77777777" w:rsidR="00577215" w:rsidRDefault="00577215" w:rsidP="00577215">
            <w:pPr>
              <w:pStyle w:val="TF-CDIGO-FONTE"/>
              <w:jc w:val="center"/>
              <w:rPr>
                <w:lang w:val="pt-BR"/>
              </w:rPr>
            </w:pPr>
            <w:r>
              <w:rPr>
                <w:lang w:val="pt-BR"/>
              </w:rPr>
              <w:t>61</w:t>
            </w:r>
          </w:p>
          <w:p w14:paraId="4E0542F0" w14:textId="77777777" w:rsidR="00577215" w:rsidRDefault="00577215" w:rsidP="00577215">
            <w:pPr>
              <w:pStyle w:val="TF-CDIGO-FONTE"/>
              <w:jc w:val="center"/>
              <w:rPr>
                <w:lang w:val="pt-BR"/>
              </w:rPr>
            </w:pPr>
            <w:r>
              <w:rPr>
                <w:lang w:val="pt-BR"/>
              </w:rPr>
              <w:t>62</w:t>
            </w:r>
          </w:p>
          <w:p w14:paraId="2C2C0304" w14:textId="77777777" w:rsidR="00577215" w:rsidRDefault="00577215" w:rsidP="00577215">
            <w:pPr>
              <w:pStyle w:val="TF-CDIGO-FONTE"/>
              <w:jc w:val="center"/>
              <w:rPr>
                <w:lang w:val="pt-BR"/>
              </w:rPr>
            </w:pPr>
            <w:r>
              <w:rPr>
                <w:lang w:val="pt-BR"/>
              </w:rPr>
              <w:t>63</w:t>
            </w:r>
          </w:p>
          <w:p w14:paraId="7013462D" w14:textId="77777777" w:rsidR="00577215" w:rsidRDefault="00577215" w:rsidP="00577215">
            <w:pPr>
              <w:pStyle w:val="TF-CDIGO-FONTE"/>
              <w:jc w:val="center"/>
              <w:rPr>
                <w:lang w:val="pt-BR"/>
              </w:rPr>
            </w:pPr>
            <w:r>
              <w:rPr>
                <w:lang w:val="pt-BR"/>
              </w:rPr>
              <w:t>64</w:t>
            </w:r>
          </w:p>
          <w:p w14:paraId="7102ED0E" w14:textId="77777777" w:rsidR="00577215" w:rsidRDefault="00577215" w:rsidP="00577215">
            <w:pPr>
              <w:pStyle w:val="TF-CDIGO-FONTE"/>
              <w:jc w:val="center"/>
              <w:rPr>
                <w:lang w:val="pt-BR"/>
              </w:rPr>
            </w:pPr>
            <w:r>
              <w:rPr>
                <w:lang w:val="pt-BR"/>
              </w:rPr>
              <w:lastRenderedPageBreak/>
              <w:t>65</w:t>
            </w:r>
          </w:p>
          <w:p w14:paraId="425ECBD2" w14:textId="77777777" w:rsidR="00577215" w:rsidRDefault="00577215" w:rsidP="00577215">
            <w:pPr>
              <w:pStyle w:val="TF-CDIGO-FONTE"/>
              <w:jc w:val="center"/>
              <w:rPr>
                <w:lang w:val="pt-BR"/>
              </w:rPr>
            </w:pPr>
            <w:r>
              <w:rPr>
                <w:lang w:val="pt-BR"/>
              </w:rPr>
              <w:t>66</w:t>
            </w:r>
          </w:p>
          <w:p w14:paraId="1698405B" w14:textId="77777777" w:rsidR="00577215" w:rsidRDefault="008C6892" w:rsidP="00577215">
            <w:pPr>
              <w:pStyle w:val="TF-CDIGO-FONTE"/>
              <w:jc w:val="center"/>
              <w:rPr>
                <w:lang w:val="pt-BR"/>
              </w:rPr>
            </w:pPr>
            <w:r>
              <w:rPr>
                <w:lang w:val="pt-BR"/>
              </w:rPr>
              <w:t>67</w:t>
            </w:r>
          </w:p>
          <w:p w14:paraId="45C8F1E1" w14:textId="77777777" w:rsidR="008C6892" w:rsidRDefault="008C6892" w:rsidP="00577215">
            <w:pPr>
              <w:pStyle w:val="TF-CDIGO-FONTE"/>
              <w:jc w:val="center"/>
              <w:rPr>
                <w:lang w:val="pt-BR"/>
              </w:rPr>
            </w:pPr>
            <w:r>
              <w:rPr>
                <w:lang w:val="pt-BR"/>
              </w:rPr>
              <w:t>68</w:t>
            </w:r>
          </w:p>
          <w:p w14:paraId="698BCAFA" w14:textId="77777777" w:rsidR="008C6892" w:rsidRDefault="008C6892" w:rsidP="00577215">
            <w:pPr>
              <w:pStyle w:val="TF-CDIGO-FONTE"/>
              <w:jc w:val="center"/>
              <w:rPr>
                <w:lang w:val="pt-BR"/>
              </w:rPr>
            </w:pPr>
            <w:r>
              <w:rPr>
                <w:lang w:val="pt-BR"/>
              </w:rPr>
              <w:t>69</w:t>
            </w:r>
          </w:p>
          <w:p w14:paraId="7A256309" w14:textId="77777777" w:rsidR="008C6892" w:rsidRDefault="008C6892" w:rsidP="00577215">
            <w:pPr>
              <w:pStyle w:val="TF-CDIGO-FONTE"/>
              <w:jc w:val="center"/>
              <w:rPr>
                <w:lang w:val="pt-BR"/>
              </w:rPr>
            </w:pPr>
            <w:r>
              <w:rPr>
                <w:lang w:val="pt-BR"/>
              </w:rPr>
              <w:t>70</w:t>
            </w:r>
          </w:p>
          <w:p w14:paraId="66B85517" w14:textId="77777777" w:rsidR="008C6892" w:rsidRDefault="008C6892" w:rsidP="00577215">
            <w:pPr>
              <w:pStyle w:val="TF-CDIGO-FONTE"/>
              <w:jc w:val="center"/>
              <w:rPr>
                <w:lang w:val="pt-BR"/>
              </w:rPr>
            </w:pPr>
            <w:r>
              <w:rPr>
                <w:lang w:val="pt-BR"/>
              </w:rPr>
              <w:t>71</w:t>
            </w:r>
          </w:p>
          <w:p w14:paraId="6BF9CD39" w14:textId="77777777" w:rsidR="008C6892" w:rsidRDefault="008C6892" w:rsidP="00577215">
            <w:pPr>
              <w:pStyle w:val="TF-CDIGO-FONTE"/>
              <w:jc w:val="center"/>
              <w:rPr>
                <w:lang w:val="pt-BR"/>
              </w:rPr>
            </w:pPr>
            <w:r>
              <w:rPr>
                <w:lang w:val="pt-BR"/>
              </w:rPr>
              <w:t>72</w:t>
            </w:r>
          </w:p>
          <w:p w14:paraId="2A47788D" w14:textId="77777777" w:rsidR="008C6892" w:rsidRDefault="008C6892" w:rsidP="00577215">
            <w:pPr>
              <w:pStyle w:val="TF-CDIGO-FONTE"/>
              <w:jc w:val="center"/>
              <w:rPr>
                <w:lang w:val="pt-BR"/>
              </w:rPr>
            </w:pPr>
            <w:r>
              <w:rPr>
                <w:lang w:val="pt-BR"/>
              </w:rPr>
              <w:t>73</w:t>
            </w:r>
          </w:p>
          <w:p w14:paraId="614423C7" w14:textId="77777777" w:rsidR="008C6892" w:rsidRDefault="008C6892" w:rsidP="00577215">
            <w:pPr>
              <w:pStyle w:val="TF-CDIGO-FONTE"/>
              <w:jc w:val="center"/>
              <w:rPr>
                <w:lang w:val="pt-BR"/>
              </w:rPr>
            </w:pPr>
            <w:r>
              <w:rPr>
                <w:lang w:val="pt-BR"/>
              </w:rPr>
              <w:t>74</w:t>
            </w:r>
          </w:p>
          <w:p w14:paraId="2D94CF90" w14:textId="77777777" w:rsidR="008C6892" w:rsidRDefault="008C6892" w:rsidP="00577215">
            <w:pPr>
              <w:pStyle w:val="TF-CDIGO-FONTE"/>
              <w:jc w:val="center"/>
              <w:rPr>
                <w:lang w:val="pt-BR"/>
              </w:rPr>
            </w:pPr>
            <w:r>
              <w:rPr>
                <w:lang w:val="pt-BR"/>
              </w:rPr>
              <w:t>75</w:t>
            </w:r>
          </w:p>
          <w:p w14:paraId="12E6B66F" w14:textId="77777777" w:rsidR="008C6892" w:rsidRDefault="008C6892" w:rsidP="00577215">
            <w:pPr>
              <w:pStyle w:val="TF-CDIGO-FONTE"/>
              <w:jc w:val="center"/>
              <w:rPr>
                <w:lang w:val="pt-BR"/>
              </w:rPr>
            </w:pPr>
            <w:r>
              <w:rPr>
                <w:lang w:val="pt-BR"/>
              </w:rPr>
              <w:t>76</w:t>
            </w:r>
          </w:p>
          <w:p w14:paraId="4A74290E" w14:textId="77777777" w:rsidR="008C6892" w:rsidRDefault="008C6892" w:rsidP="00577215">
            <w:pPr>
              <w:pStyle w:val="TF-CDIGO-FONTE"/>
              <w:jc w:val="center"/>
              <w:rPr>
                <w:lang w:val="pt-BR"/>
              </w:rPr>
            </w:pPr>
            <w:r>
              <w:rPr>
                <w:lang w:val="pt-BR"/>
              </w:rPr>
              <w:t>77</w:t>
            </w:r>
          </w:p>
          <w:p w14:paraId="5D8D6839" w14:textId="77777777" w:rsidR="008C6892" w:rsidRDefault="008C6892" w:rsidP="00577215">
            <w:pPr>
              <w:pStyle w:val="TF-CDIGO-FONTE"/>
              <w:jc w:val="center"/>
              <w:rPr>
                <w:lang w:val="pt-BR"/>
              </w:rPr>
            </w:pPr>
            <w:r>
              <w:rPr>
                <w:lang w:val="pt-BR"/>
              </w:rPr>
              <w:t>78</w:t>
            </w:r>
          </w:p>
          <w:p w14:paraId="1F089EDA" w14:textId="77777777" w:rsidR="008C6892" w:rsidRDefault="008C6892" w:rsidP="00577215">
            <w:pPr>
              <w:pStyle w:val="TF-CDIGO-FONTE"/>
              <w:jc w:val="center"/>
              <w:rPr>
                <w:lang w:val="pt-BR"/>
              </w:rPr>
            </w:pPr>
            <w:r>
              <w:rPr>
                <w:lang w:val="pt-BR"/>
              </w:rPr>
              <w:t>79</w:t>
            </w:r>
          </w:p>
          <w:p w14:paraId="1D42FBFA" w14:textId="77777777" w:rsidR="008C6892" w:rsidRDefault="008C6892" w:rsidP="00577215">
            <w:pPr>
              <w:pStyle w:val="TF-CDIGO-FONTE"/>
              <w:jc w:val="center"/>
              <w:rPr>
                <w:lang w:val="pt-BR"/>
              </w:rPr>
            </w:pPr>
            <w:r>
              <w:rPr>
                <w:lang w:val="pt-BR"/>
              </w:rPr>
              <w:t>80</w:t>
            </w:r>
          </w:p>
          <w:p w14:paraId="667CECC1" w14:textId="77777777" w:rsidR="008C6892" w:rsidRDefault="008C6892" w:rsidP="00577215">
            <w:pPr>
              <w:pStyle w:val="TF-CDIGO-FONTE"/>
              <w:jc w:val="center"/>
              <w:rPr>
                <w:lang w:val="pt-BR"/>
              </w:rPr>
            </w:pPr>
            <w:r>
              <w:rPr>
                <w:lang w:val="pt-BR"/>
              </w:rPr>
              <w:t>81</w:t>
            </w:r>
          </w:p>
          <w:p w14:paraId="4589A415" w14:textId="77777777" w:rsidR="008C6892" w:rsidRDefault="008C6892" w:rsidP="00577215">
            <w:pPr>
              <w:pStyle w:val="TF-CDIGO-FONTE"/>
              <w:jc w:val="center"/>
              <w:rPr>
                <w:lang w:val="pt-BR"/>
              </w:rPr>
            </w:pPr>
            <w:r>
              <w:rPr>
                <w:lang w:val="pt-BR"/>
              </w:rPr>
              <w:t>82</w:t>
            </w:r>
          </w:p>
          <w:p w14:paraId="610D4089" w14:textId="77777777" w:rsidR="008C6892" w:rsidRDefault="008C6892" w:rsidP="00577215">
            <w:pPr>
              <w:pStyle w:val="TF-CDIGO-FONTE"/>
              <w:jc w:val="center"/>
              <w:rPr>
                <w:lang w:val="pt-BR"/>
              </w:rPr>
            </w:pPr>
            <w:r>
              <w:rPr>
                <w:lang w:val="pt-BR"/>
              </w:rPr>
              <w:t>83</w:t>
            </w:r>
          </w:p>
          <w:p w14:paraId="219D6018" w14:textId="77777777" w:rsidR="008C6892" w:rsidRDefault="008C6892" w:rsidP="00577215">
            <w:pPr>
              <w:pStyle w:val="TF-CDIGO-FONTE"/>
              <w:jc w:val="center"/>
              <w:rPr>
                <w:lang w:val="pt-BR"/>
              </w:rPr>
            </w:pPr>
            <w:r>
              <w:rPr>
                <w:lang w:val="pt-BR"/>
              </w:rPr>
              <w:t>84</w:t>
            </w:r>
          </w:p>
          <w:p w14:paraId="2C373B37" w14:textId="77777777" w:rsidR="008C6892" w:rsidRDefault="008C6892" w:rsidP="00577215">
            <w:pPr>
              <w:pStyle w:val="TF-CDIGO-FONTE"/>
              <w:jc w:val="center"/>
              <w:rPr>
                <w:lang w:val="pt-BR"/>
              </w:rPr>
            </w:pPr>
            <w:r>
              <w:rPr>
                <w:lang w:val="pt-BR"/>
              </w:rPr>
              <w:t>85</w:t>
            </w:r>
          </w:p>
          <w:p w14:paraId="518F0382" w14:textId="77777777" w:rsidR="008C6892" w:rsidRDefault="008C6892" w:rsidP="00577215">
            <w:pPr>
              <w:pStyle w:val="TF-CDIGO-FONTE"/>
              <w:jc w:val="center"/>
              <w:rPr>
                <w:lang w:val="pt-BR"/>
              </w:rPr>
            </w:pPr>
            <w:r>
              <w:rPr>
                <w:lang w:val="pt-BR"/>
              </w:rPr>
              <w:t>86</w:t>
            </w:r>
          </w:p>
          <w:p w14:paraId="64F90D92" w14:textId="77777777" w:rsidR="008C6892" w:rsidRDefault="008C6892" w:rsidP="00577215">
            <w:pPr>
              <w:pStyle w:val="TF-CDIGO-FONTE"/>
              <w:jc w:val="center"/>
              <w:rPr>
                <w:lang w:val="pt-BR"/>
              </w:rPr>
            </w:pPr>
            <w:r>
              <w:rPr>
                <w:lang w:val="pt-BR"/>
              </w:rPr>
              <w:t>87</w:t>
            </w:r>
          </w:p>
          <w:p w14:paraId="5E8A1EA0" w14:textId="77777777" w:rsidR="008C6892" w:rsidRDefault="008C6892" w:rsidP="00577215">
            <w:pPr>
              <w:pStyle w:val="TF-CDIGO-FONTE"/>
              <w:jc w:val="center"/>
              <w:rPr>
                <w:lang w:val="pt-BR"/>
              </w:rPr>
            </w:pPr>
            <w:r>
              <w:rPr>
                <w:lang w:val="pt-BR"/>
              </w:rPr>
              <w:t>88</w:t>
            </w:r>
          </w:p>
          <w:p w14:paraId="4AF8EA08" w14:textId="77777777" w:rsidR="008C6892" w:rsidRDefault="008C6892" w:rsidP="00577215">
            <w:pPr>
              <w:pStyle w:val="TF-CDIGO-FONTE"/>
              <w:jc w:val="center"/>
              <w:rPr>
                <w:lang w:val="pt-BR"/>
              </w:rPr>
            </w:pPr>
            <w:r>
              <w:rPr>
                <w:lang w:val="pt-BR"/>
              </w:rPr>
              <w:t>89</w:t>
            </w:r>
          </w:p>
          <w:p w14:paraId="613DD414" w14:textId="77777777" w:rsidR="008C6892" w:rsidRDefault="008C6892" w:rsidP="00577215">
            <w:pPr>
              <w:pStyle w:val="TF-CDIGO-FONTE"/>
              <w:jc w:val="center"/>
              <w:rPr>
                <w:lang w:val="pt-BR"/>
              </w:rPr>
            </w:pPr>
            <w:r>
              <w:rPr>
                <w:lang w:val="pt-BR"/>
              </w:rPr>
              <w:t>90</w:t>
            </w:r>
          </w:p>
          <w:p w14:paraId="2D704406" w14:textId="77777777" w:rsidR="008C6892" w:rsidRDefault="008C6892" w:rsidP="00577215">
            <w:pPr>
              <w:pStyle w:val="TF-CDIGO-FONTE"/>
              <w:jc w:val="center"/>
              <w:rPr>
                <w:lang w:val="pt-BR"/>
              </w:rPr>
            </w:pPr>
            <w:r>
              <w:rPr>
                <w:lang w:val="pt-BR"/>
              </w:rPr>
              <w:t>91</w:t>
            </w:r>
          </w:p>
          <w:p w14:paraId="756E294C" w14:textId="77777777" w:rsidR="008C6892" w:rsidRDefault="008C6892" w:rsidP="00577215">
            <w:pPr>
              <w:pStyle w:val="TF-CDIGO-FONTE"/>
              <w:jc w:val="center"/>
              <w:rPr>
                <w:lang w:val="pt-BR"/>
              </w:rPr>
            </w:pPr>
            <w:r>
              <w:rPr>
                <w:lang w:val="pt-BR"/>
              </w:rPr>
              <w:t>92</w:t>
            </w:r>
          </w:p>
          <w:p w14:paraId="3F744747" w14:textId="77777777" w:rsidR="008C6892" w:rsidRDefault="008C6892" w:rsidP="00577215">
            <w:pPr>
              <w:pStyle w:val="TF-CDIGO-FONTE"/>
              <w:jc w:val="center"/>
              <w:rPr>
                <w:lang w:val="pt-BR"/>
              </w:rPr>
            </w:pPr>
            <w:r>
              <w:rPr>
                <w:lang w:val="pt-BR"/>
              </w:rPr>
              <w:t>93</w:t>
            </w:r>
          </w:p>
          <w:p w14:paraId="76A0A9BF" w14:textId="77777777" w:rsidR="008C6892" w:rsidRDefault="008C6892" w:rsidP="00577215">
            <w:pPr>
              <w:pStyle w:val="TF-CDIGO-FONTE"/>
              <w:jc w:val="center"/>
              <w:rPr>
                <w:lang w:val="pt-BR"/>
              </w:rPr>
            </w:pPr>
            <w:r>
              <w:rPr>
                <w:lang w:val="pt-BR"/>
              </w:rPr>
              <w:t>94</w:t>
            </w:r>
          </w:p>
          <w:p w14:paraId="1F5995A9" w14:textId="77777777" w:rsidR="008C6892" w:rsidRDefault="008C6892" w:rsidP="00577215">
            <w:pPr>
              <w:pStyle w:val="TF-CDIGO-FONTE"/>
              <w:jc w:val="center"/>
              <w:rPr>
                <w:lang w:val="pt-BR"/>
              </w:rPr>
            </w:pPr>
            <w:r>
              <w:rPr>
                <w:lang w:val="pt-BR"/>
              </w:rPr>
              <w:t>95</w:t>
            </w:r>
          </w:p>
          <w:p w14:paraId="0F2EF47D" w14:textId="77777777" w:rsidR="008C6892" w:rsidRDefault="008C6892" w:rsidP="00577215">
            <w:pPr>
              <w:pStyle w:val="TF-CDIGO-FONTE"/>
              <w:jc w:val="center"/>
              <w:rPr>
                <w:lang w:val="pt-BR"/>
              </w:rPr>
            </w:pPr>
            <w:r>
              <w:rPr>
                <w:lang w:val="pt-BR"/>
              </w:rPr>
              <w:t>96</w:t>
            </w:r>
          </w:p>
          <w:p w14:paraId="589D0315" w14:textId="77777777" w:rsidR="008C6892" w:rsidRDefault="008C6892" w:rsidP="00577215">
            <w:pPr>
              <w:pStyle w:val="TF-CDIGO-FONTE"/>
              <w:jc w:val="center"/>
              <w:rPr>
                <w:lang w:val="pt-BR"/>
              </w:rPr>
            </w:pPr>
            <w:r>
              <w:rPr>
                <w:lang w:val="pt-BR"/>
              </w:rPr>
              <w:t>97</w:t>
            </w:r>
          </w:p>
          <w:p w14:paraId="5C9EE17E" w14:textId="77777777" w:rsidR="008C6892" w:rsidRDefault="008C6892" w:rsidP="00577215">
            <w:pPr>
              <w:pStyle w:val="TF-CDIGO-FONTE"/>
              <w:jc w:val="center"/>
              <w:rPr>
                <w:lang w:val="pt-BR"/>
              </w:rPr>
            </w:pPr>
            <w:r>
              <w:rPr>
                <w:lang w:val="pt-BR"/>
              </w:rPr>
              <w:t>98</w:t>
            </w:r>
          </w:p>
          <w:p w14:paraId="4BAA0E14" w14:textId="77777777" w:rsidR="008C6892" w:rsidRDefault="008C6892" w:rsidP="00577215">
            <w:pPr>
              <w:pStyle w:val="TF-CDIGO-FONTE"/>
              <w:jc w:val="center"/>
              <w:rPr>
                <w:lang w:val="pt-BR"/>
              </w:rPr>
            </w:pPr>
            <w:r>
              <w:rPr>
                <w:lang w:val="pt-BR"/>
              </w:rPr>
              <w:t>99</w:t>
            </w:r>
          </w:p>
          <w:p w14:paraId="3DA4D17C" w14:textId="598D6B51" w:rsidR="008C6892" w:rsidRPr="002F6D73" w:rsidRDefault="008C6892" w:rsidP="00577215">
            <w:pPr>
              <w:pStyle w:val="TF-CDIGO-FONTE"/>
              <w:jc w:val="center"/>
              <w:rPr>
                <w:lang w:val="pt-BR"/>
              </w:rPr>
            </w:pPr>
            <w:r>
              <w:rPr>
                <w:lang w:val="pt-BR"/>
              </w:rPr>
              <w:t>100</w:t>
            </w:r>
          </w:p>
        </w:tc>
        <w:tc>
          <w:tcPr>
            <w:tcW w:w="9093" w:type="dxa"/>
            <w:tcPrChange w:id="818" w:author="Dalton Solano dos Reis" w:date="2025-12-11T11:59:00Z" w16du:dateUtc="2025-12-11T14:59:00Z">
              <w:tcPr>
                <w:tcW w:w="9916" w:type="dxa"/>
                <w:gridSpan w:val="2"/>
              </w:tcPr>
            </w:tcPrChange>
          </w:tcPr>
          <w:p w14:paraId="77054747" w14:textId="77777777" w:rsidR="00E21100" w:rsidRPr="00D875FF" w:rsidRDefault="00E21100" w:rsidP="00E21100">
            <w:pPr>
              <w:pStyle w:val="TF-CDIGO-FONTE"/>
            </w:pPr>
            <w:r w:rsidRPr="00D875FF">
              <w:lastRenderedPageBreak/>
              <w:t>const fs = require("fs");</w:t>
            </w:r>
          </w:p>
          <w:p w14:paraId="208C68B4" w14:textId="77777777" w:rsidR="00E21100" w:rsidRPr="00D875FF" w:rsidRDefault="00E21100" w:rsidP="00E21100">
            <w:pPr>
              <w:pStyle w:val="TF-CDIGO-FONTE"/>
            </w:pPr>
            <w:r w:rsidRPr="00D875FF">
              <w:t>const admin = require("firebase-admin");</w:t>
            </w:r>
          </w:p>
          <w:p w14:paraId="4599893F" w14:textId="77777777" w:rsidR="00E21100" w:rsidRPr="00D875FF" w:rsidRDefault="00E21100" w:rsidP="00E21100">
            <w:pPr>
              <w:pStyle w:val="TF-CDIGO-FONTE"/>
            </w:pPr>
          </w:p>
          <w:p w14:paraId="2E331725" w14:textId="77777777" w:rsidR="00E21100" w:rsidRPr="00D875FF" w:rsidRDefault="00E21100" w:rsidP="00E21100">
            <w:pPr>
              <w:pStyle w:val="TF-CDIGO-FONTE"/>
            </w:pPr>
            <w:r w:rsidRPr="00D875FF">
              <w:t>const serviceAccount = require("./google-services.json");</w:t>
            </w:r>
          </w:p>
          <w:p w14:paraId="790BB770" w14:textId="77777777" w:rsidR="00E21100" w:rsidRPr="00D875FF" w:rsidRDefault="00E21100" w:rsidP="00E21100">
            <w:pPr>
              <w:pStyle w:val="TF-CDIGO-FONTE"/>
            </w:pPr>
            <w:r w:rsidRPr="00D875FF">
              <w:t>const bucketName = 'BUCKET_NAME';</w:t>
            </w:r>
          </w:p>
          <w:p w14:paraId="51892B16" w14:textId="77777777" w:rsidR="00E21100" w:rsidRPr="00D875FF" w:rsidRDefault="00E21100" w:rsidP="00E21100">
            <w:pPr>
              <w:pStyle w:val="TF-CDIGO-FONTE"/>
            </w:pPr>
          </w:p>
          <w:p w14:paraId="1646DE4F" w14:textId="77777777" w:rsidR="00E21100" w:rsidRPr="00D875FF" w:rsidRDefault="00E21100" w:rsidP="00E21100">
            <w:pPr>
              <w:pStyle w:val="TF-CDIGO-FONTE"/>
            </w:pPr>
            <w:r w:rsidRPr="00D875FF">
              <w:t>admin.initializeApp({</w:t>
            </w:r>
          </w:p>
          <w:p w14:paraId="37CB4515" w14:textId="77777777" w:rsidR="00E21100" w:rsidRPr="00D875FF" w:rsidRDefault="00E21100" w:rsidP="00E21100">
            <w:pPr>
              <w:pStyle w:val="TF-CDIGO-FONTE"/>
            </w:pPr>
            <w:r w:rsidRPr="00D875FF">
              <w:t>  credential: admin.credential.cert(serviceAccount),</w:t>
            </w:r>
          </w:p>
          <w:p w14:paraId="0C25FBF1" w14:textId="77777777" w:rsidR="00E21100" w:rsidRPr="00D875FF" w:rsidRDefault="00E21100" w:rsidP="00E21100">
            <w:pPr>
              <w:pStyle w:val="TF-CDIGO-FONTE"/>
            </w:pPr>
            <w:r w:rsidRPr="00D875FF">
              <w:t>});</w:t>
            </w:r>
          </w:p>
          <w:p w14:paraId="283F00B4" w14:textId="77777777" w:rsidR="00E21100" w:rsidRPr="00D875FF" w:rsidRDefault="00E21100" w:rsidP="00E21100">
            <w:pPr>
              <w:pStyle w:val="TF-CDIGO-FONTE"/>
            </w:pPr>
          </w:p>
          <w:p w14:paraId="140ABD0E" w14:textId="77777777" w:rsidR="00E21100" w:rsidRPr="00D875FF" w:rsidRDefault="00E21100" w:rsidP="00E21100">
            <w:pPr>
              <w:pStyle w:val="TF-CDIGO-FONTE"/>
            </w:pPr>
            <w:r w:rsidRPr="00D875FF">
              <w:t>if (!admin.apps.length) {</w:t>
            </w:r>
          </w:p>
          <w:p w14:paraId="7B037662" w14:textId="77777777" w:rsidR="00E21100" w:rsidRPr="00D875FF" w:rsidRDefault="00E21100" w:rsidP="00E21100">
            <w:pPr>
              <w:pStyle w:val="TF-CDIGO-FONTE"/>
            </w:pPr>
            <w:r w:rsidRPr="00D875FF">
              <w:t>  admin.initializeApp({</w:t>
            </w:r>
          </w:p>
          <w:p w14:paraId="4EE18590" w14:textId="77777777" w:rsidR="00E21100" w:rsidRPr="00D875FF" w:rsidRDefault="00E21100" w:rsidP="00E21100">
            <w:pPr>
              <w:pStyle w:val="TF-CDIGO-FONTE"/>
            </w:pPr>
            <w:r w:rsidRPr="00D875FF">
              <w:t>    credential: admin.credential.cert(serviceAccount),</w:t>
            </w:r>
          </w:p>
          <w:p w14:paraId="3CCDB7CF" w14:textId="77777777" w:rsidR="00E21100" w:rsidRPr="00D875FF" w:rsidRDefault="00E21100" w:rsidP="00E21100">
            <w:pPr>
              <w:pStyle w:val="TF-CDIGO-FONTE"/>
            </w:pPr>
            <w:r w:rsidRPr="00D875FF">
              <w:t>    storageBucket: bucketName,</w:t>
            </w:r>
          </w:p>
          <w:p w14:paraId="3B115984" w14:textId="77777777" w:rsidR="00E21100" w:rsidRPr="00D875FF" w:rsidRDefault="00E21100" w:rsidP="00E21100">
            <w:pPr>
              <w:pStyle w:val="TF-CDIGO-FONTE"/>
            </w:pPr>
            <w:r w:rsidRPr="00D875FF">
              <w:t>  });</w:t>
            </w:r>
          </w:p>
          <w:p w14:paraId="23A3E436" w14:textId="77777777" w:rsidR="00E21100" w:rsidRPr="00D875FF" w:rsidRDefault="00E21100" w:rsidP="00E21100">
            <w:pPr>
              <w:pStyle w:val="TF-CDIGO-FONTE"/>
            </w:pPr>
            <w:r w:rsidRPr="00D875FF">
              <w:t>}</w:t>
            </w:r>
          </w:p>
          <w:p w14:paraId="6176BB7D" w14:textId="77777777" w:rsidR="00E21100" w:rsidRPr="00D875FF" w:rsidRDefault="00E21100" w:rsidP="00E21100">
            <w:pPr>
              <w:pStyle w:val="TF-CDIGO-FONTE"/>
            </w:pPr>
          </w:p>
          <w:p w14:paraId="23039C61" w14:textId="77777777" w:rsidR="00E21100" w:rsidRPr="00D875FF" w:rsidRDefault="00E21100" w:rsidP="00E21100">
            <w:pPr>
              <w:pStyle w:val="TF-CDIGO-FONTE"/>
            </w:pPr>
            <w:r w:rsidRPr="00D875FF">
              <w:t>const db = admin.firestore();</w:t>
            </w:r>
          </w:p>
          <w:p w14:paraId="431DD88D" w14:textId="77777777" w:rsidR="00E21100" w:rsidRDefault="00E21100" w:rsidP="00E21100">
            <w:pPr>
              <w:pStyle w:val="TF-CDIGO-FONTE"/>
            </w:pPr>
            <w:r w:rsidRPr="00D875FF">
              <w:t>const bucket = admin.storage().bucket(bucketName);</w:t>
            </w:r>
          </w:p>
          <w:p w14:paraId="74EB258C" w14:textId="77777777" w:rsidR="00577215" w:rsidRDefault="00577215" w:rsidP="00E21100">
            <w:pPr>
              <w:pStyle w:val="TF-CDIGO-FONTE"/>
            </w:pPr>
          </w:p>
          <w:p w14:paraId="6EDCBDE5" w14:textId="77777777" w:rsidR="00577215" w:rsidRPr="00F66E79" w:rsidRDefault="00577215" w:rsidP="00577215">
            <w:pPr>
              <w:pStyle w:val="TF-CDIGO-FONTE"/>
            </w:pPr>
            <w:r w:rsidRPr="00F66E79">
              <w:t>const praias = JSON.parse(fs.readFileSync("praias_brasil.json", "utf8"));</w:t>
            </w:r>
          </w:p>
          <w:p w14:paraId="256DE0D8" w14:textId="77777777" w:rsidR="00577215" w:rsidRPr="00F66E79" w:rsidRDefault="00577215" w:rsidP="00577215">
            <w:pPr>
              <w:pStyle w:val="TF-CDIGO-FONTE"/>
            </w:pPr>
          </w:p>
          <w:p w14:paraId="0357929E" w14:textId="77777777" w:rsidR="00577215" w:rsidRPr="00F66E79" w:rsidRDefault="00577215" w:rsidP="00577215">
            <w:pPr>
              <w:pStyle w:val="TF-CDIGO-FONTE"/>
            </w:pPr>
            <w:r w:rsidRPr="00F66E79">
              <w:t>const idsUnicos = new Set();</w:t>
            </w:r>
          </w:p>
          <w:p w14:paraId="51A06A33" w14:textId="77777777" w:rsidR="00577215" w:rsidRPr="00F66E79" w:rsidRDefault="00577215" w:rsidP="00577215">
            <w:pPr>
              <w:pStyle w:val="TF-CDIGO-FONTE"/>
            </w:pPr>
          </w:p>
          <w:p w14:paraId="12170637" w14:textId="77777777" w:rsidR="00577215" w:rsidRPr="00F66E79" w:rsidRDefault="00577215" w:rsidP="00577215">
            <w:pPr>
              <w:pStyle w:val="TF-CDIGO-FONTE"/>
              <w:rPr>
                <w:lang w:val="pt-BR"/>
              </w:rPr>
            </w:pPr>
            <w:r w:rsidRPr="00F66E79">
              <w:rPr>
                <w:lang w:val="pt-BR"/>
              </w:rPr>
              <w:t>const praiasValidas = praias.filter((p) =&gt; {</w:t>
            </w:r>
          </w:p>
          <w:p w14:paraId="18561DBC" w14:textId="77777777" w:rsidR="00577215" w:rsidRPr="00F66E79" w:rsidRDefault="00577215" w:rsidP="00577215">
            <w:pPr>
              <w:pStyle w:val="TF-CDIGO-FONTE"/>
            </w:pPr>
            <w:r w:rsidRPr="00F66E79">
              <w:rPr>
                <w:lang w:val="pt-BR"/>
              </w:rPr>
              <w:t xml:space="preserve">  </w:t>
            </w:r>
            <w:r w:rsidRPr="00F66E79">
              <w:t>const temNome = p.beachLabel &amp;&amp; p.beachLabel.trim() !== "";</w:t>
            </w:r>
          </w:p>
          <w:p w14:paraId="3ABF8027" w14:textId="77777777" w:rsidR="00577215" w:rsidRPr="00F66E79" w:rsidRDefault="00577215" w:rsidP="00577215">
            <w:pPr>
              <w:pStyle w:val="TF-CDIGO-FONTE"/>
            </w:pPr>
            <w:r w:rsidRPr="00F66E79">
              <w:t>  const temImagem = Array.isArray(p.image) &amp;&amp; p.image.length &gt; 0;</w:t>
            </w:r>
          </w:p>
          <w:p w14:paraId="5FA41D40" w14:textId="77777777" w:rsidR="00577215" w:rsidRPr="00F66E79" w:rsidRDefault="00577215" w:rsidP="00577215">
            <w:pPr>
              <w:pStyle w:val="TF-CDIGO-FONTE"/>
            </w:pPr>
            <w:r w:rsidRPr="00F66E79">
              <w:t>  const temEstado = Array.isArray(p.adminLabel) &amp;&amp; p.adminLabel.length &gt; 0;</w:t>
            </w:r>
          </w:p>
          <w:p w14:paraId="36030C39" w14:textId="77777777" w:rsidR="00577215" w:rsidRPr="00F66E79" w:rsidRDefault="00577215" w:rsidP="00577215">
            <w:pPr>
              <w:pStyle w:val="TF-CDIGO-FONTE"/>
            </w:pPr>
            <w:r w:rsidRPr="00F66E79">
              <w:t>  const temLocalizacao =</w:t>
            </w:r>
          </w:p>
          <w:p w14:paraId="2DF8B6BB" w14:textId="77777777" w:rsidR="00577215" w:rsidRPr="00F66E79" w:rsidRDefault="00577215" w:rsidP="00577215">
            <w:pPr>
              <w:pStyle w:val="TF-CDIGO-FONTE"/>
            </w:pPr>
            <w:r w:rsidRPr="00F66E79">
              <w:t>    typeof p.location === "string" &amp;&amp; p.location.includes("Point(");</w:t>
            </w:r>
          </w:p>
          <w:p w14:paraId="3986FD79" w14:textId="77777777" w:rsidR="00577215" w:rsidRPr="00F66E79" w:rsidRDefault="00577215" w:rsidP="00577215">
            <w:pPr>
              <w:pStyle w:val="TF-CDIGO-FONTE"/>
            </w:pPr>
          </w:p>
          <w:p w14:paraId="0AB6E71F" w14:textId="77777777" w:rsidR="00577215" w:rsidRPr="00F66E79" w:rsidRDefault="00577215" w:rsidP="00577215">
            <w:pPr>
              <w:pStyle w:val="TF-CDIGO-FONTE"/>
            </w:pPr>
            <w:r w:rsidRPr="00F66E79">
              <w:t>  if (!temNome || !temImagem || !temEstado || !temLocalizacao) return false;</w:t>
            </w:r>
          </w:p>
          <w:p w14:paraId="25CD53C6" w14:textId="77777777" w:rsidR="00577215" w:rsidRPr="00F66E79" w:rsidRDefault="00577215" w:rsidP="00577215">
            <w:pPr>
              <w:pStyle w:val="TF-CDIGO-FONTE"/>
            </w:pPr>
          </w:p>
          <w:p w14:paraId="51139FA8" w14:textId="77777777" w:rsidR="00577215" w:rsidRPr="00F66E79" w:rsidRDefault="00577215" w:rsidP="00577215">
            <w:pPr>
              <w:pStyle w:val="TF-CDIGO-FONTE"/>
            </w:pPr>
            <w:r w:rsidRPr="00F66E79">
              <w:t>  const idPraia = p.beach;</w:t>
            </w:r>
          </w:p>
          <w:p w14:paraId="78E0C9DE" w14:textId="77777777" w:rsidR="00577215" w:rsidRPr="00F66E79" w:rsidRDefault="00577215" w:rsidP="00577215">
            <w:pPr>
              <w:pStyle w:val="TF-CDIGO-FONTE"/>
            </w:pPr>
            <w:r w:rsidRPr="00F66E79">
              <w:t>  if (!idPraia || idsUnicos.has(idPraia)) return false;</w:t>
            </w:r>
          </w:p>
          <w:p w14:paraId="62AD41AF" w14:textId="77777777" w:rsidR="00577215" w:rsidRPr="00F66E79" w:rsidRDefault="00577215" w:rsidP="00577215">
            <w:pPr>
              <w:pStyle w:val="TF-CDIGO-FONTE"/>
            </w:pPr>
          </w:p>
          <w:p w14:paraId="2BBDB01D" w14:textId="77777777" w:rsidR="00577215" w:rsidRPr="00F66E79" w:rsidRDefault="00577215" w:rsidP="00577215">
            <w:pPr>
              <w:pStyle w:val="TF-CDIGO-FONTE"/>
            </w:pPr>
            <w:r w:rsidRPr="00F66E79">
              <w:t>  idsUnicos.add(idPraia);</w:t>
            </w:r>
          </w:p>
          <w:p w14:paraId="271A24B3" w14:textId="77777777" w:rsidR="00577215" w:rsidRPr="00F66E79" w:rsidRDefault="00577215" w:rsidP="00577215">
            <w:pPr>
              <w:pStyle w:val="TF-CDIGO-FONTE"/>
            </w:pPr>
            <w:r w:rsidRPr="00F66E79">
              <w:t>  return true;</w:t>
            </w:r>
          </w:p>
          <w:p w14:paraId="30FEAA8A" w14:textId="77777777" w:rsidR="00577215" w:rsidRPr="00F66E79" w:rsidRDefault="00577215" w:rsidP="00577215">
            <w:pPr>
              <w:pStyle w:val="TF-CDIGO-FONTE"/>
            </w:pPr>
            <w:r w:rsidRPr="00F66E79">
              <w:t>});</w:t>
            </w:r>
          </w:p>
          <w:p w14:paraId="34E13CDC" w14:textId="77777777" w:rsidR="00577215" w:rsidRDefault="00577215" w:rsidP="00577215">
            <w:pPr>
              <w:pStyle w:val="TF-CDIGO-FONTE"/>
            </w:pPr>
          </w:p>
          <w:p w14:paraId="3FE89DC3" w14:textId="77777777" w:rsidR="00577215" w:rsidRPr="00F60DE1" w:rsidRDefault="00577215" w:rsidP="00577215">
            <w:pPr>
              <w:pStyle w:val="TF-CDIGO-FONTE"/>
            </w:pPr>
            <w:r w:rsidRPr="00F60DE1">
              <w:t>(async () =&gt; {</w:t>
            </w:r>
          </w:p>
          <w:p w14:paraId="59F91383" w14:textId="77777777" w:rsidR="00577215" w:rsidRPr="00F60DE1" w:rsidRDefault="00577215" w:rsidP="00577215">
            <w:pPr>
              <w:pStyle w:val="TF-CDIGO-FONTE"/>
            </w:pPr>
            <w:r w:rsidRPr="00F60DE1">
              <w:t>  for (const praia of praiasValidas) {</w:t>
            </w:r>
          </w:p>
          <w:p w14:paraId="436E61FB" w14:textId="77777777" w:rsidR="00577215" w:rsidRPr="00F60DE1" w:rsidRDefault="00577215" w:rsidP="00577215">
            <w:pPr>
              <w:pStyle w:val="TF-CDIGO-FONTE"/>
            </w:pPr>
            <w:r w:rsidRPr="00F60DE1">
              <w:t>    const idPraia = praia.beach.replace("http://www.wikidata.org/entity/", "");</w:t>
            </w:r>
          </w:p>
          <w:p w14:paraId="7CB1A868" w14:textId="77777777" w:rsidR="00577215" w:rsidRPr="00F60DE1" w:rsidRDefault="00577215" w:rsidP="00577215">
            <w:pPr>
              <w:pStyle w:val="TF-CDIGO-FONTE"/>
            </w:pPr>
          </w:p>
          <w:p w14:paraId="46968FE6" w14:textId="77777777" w:rsidR="00577215" w:rsidRPr="00F60DE1" w:rsidRDefault="00577215" w:rsidP="00577215">
            <w:pPr>
              <w:pStyle w:val="TF-CDIGO-FONTE"/>
            </w:pPr>
            <w:r w:rsidRPr="00F60DE1">
              <w:t>    let latitude = null;</w:t>
            </w:r>
          </w:p>
          <w:p w14:paraId="191B369C" w14:textId="77777777" w:rsidR="00577215" w:rsidRPr="00F60DE1" w:rsidRDefault="00577215" w:rsidP="00577215">
            <w:pPr>
              <w:pStyle w:val="TF-CDIGO-FONTE"/>
            </w:pPr>
            <w:r w:rsidRPr="00F60DE1">
              <w:t>    let longitude = null;</w:t>
            </w:r>
          </w:p>
          <w:p w14:paraId="440AC029" w14:textId="77777777" w:rsidR="00577215" w:rsidRPr="00F60DE1" w:rsidRDefault="00577215" w:rsidP="00577215">
            <w:pPr>
              <w:pStyle w:val="TF-CDIGO-FONTE"/>
            </w:pPr>
          </w:p>
          <w:p w14:paraId="6B7AB54A" w14:textId="77777777" w:rsidR="00577215" w:rsidRPr="00F60DE1" w:rsidRDefault="00577215" w:rsidP="00577215">
            <w:pPr>
              <w:pStyle w:val="TF-CDIGO-FONTE"/>
            </w:pPr>
            <w:r w:rsidRPr="00F60DE1">
              <w:t>    if (praia.location) {</w:t>
            </w:r>
          </w:p>
          <w:p w14:paraId="5D89D443" w14:textId="77777777" w:rsidR="00577215" w:rsidRPr="00F60DE1" w:rsidRDefault="00577215" w:rsidP="00577215">
            <w:pPr>
              <w:pStyle w:val="TF-CDIGO-FONTE"/>
            </w:pPr>
            <w:r w:rsidRPr="00F60DE1">
              <w:t>      const match = praia.location.match(</w:t>
            </w:r>
          </w:p>
          <w:p w14:paraId="0BA0FC43" w14:textId="77777777" w:rsidR="00577215" w:rsidRPr="00F60DE1" w:rsidRDefault="00577215" w:rsidP="00577215">
            <w:pPr>
              <w:pStyle w:val="TF-CDIGO-FONTE"/>
            </w:pPr>
            <w:r w:rsidRPr="00F60DE1">
              <w:t>        /Point\((-?\d+\.?\d*) (-?\d+\.?\d*)\)/</w:t>
            </w:r>
          </w:p>
          <w:p w14:paraId="39FA5BB9" w14:textId="77777777" w:rsidR="00577215" w:rsidRPr="00F60DE1" w:rsidRDefault="00577215" w:rsidP="00577215">
            <w:pPr>
              <w:pStyle w:val="TF-CDIGO-FONTE"/>
            </w:pPr>
            <w:r w:rsidRPr="00F60DE1">
              <w:t>      );</w:t>
            </w:r>
          </w:p>
          <w:p w14:paraId="549DA9B0" w14:textId="77777777" w:rsidR="00577215" w:rsidRPr="00F60DE1" w:rsidRDefault="00577215" w:rsidP="00577215">
            <w:pPr>
              <w:pStyle w:val="TF-CDIGO-FONTE"/>
            </w:pPr>
            <w:r w:rsidRPr="00F60DE1">
              <w:t>      if (match) {</w:t>
            </w:r>
          </w:p>
          <w:p w14:paraId="3F83AAD7" w14:textId="77777777" w:rsidR="00577215" w:rsidRPr="00F60DE1" w:rsidRDefault="00577215" w:rsidP="00577215">
            <w:pPr>
              <w:pStyle w:val="TF-CDIGO-FONTE"/>
            </w:pPr>
            <w:r w:rsidRPr="00F60DE1">
              <w:t>        longitude = parseFloat(match[1]);</w:t>
            </w:r>
          </w:p>
          <w:p w14:paraId="393DD525" w14:textId="77777777" w:rsidR="00577215" w:rsidRPr="00F60DE1" w:rsidRDefault="00577215" w:rsidP="00577215">
            <w:pPr>
              <w:pStyle w:val="TF-CDIGO-FONTE"/>
            </w:pPr>
            <w:r w:rsidRPr="00F60DE1">
              <w:t>        latitude = parseFloat(match[2]);</w:t>
            </w:r>
          </w:p>
          <w:p w14:paraId="1426BA85" w14:textId="77777777" w:rsidR="00577215" w:rsidRPr="00F60DE1" w:rsidRDefault="00577215" w:rsidP="00577215">
            <w:pPr>
              <w:pStyle w:val="TF-CDIGO-FONTE"/>
            </w:pPr>
            <w:r w:rsidRPr="00F60DE1">
              <w:t>      }</w:t>
            </w:r>
          </w:p>
          <w:p w14:paraId="2CCE3E22" w14:textId="77777777" w:rsidR="00577215" w:rsidRPr="00F60DE1" w:rsidRDefault="00577215" w:rsidP="00577215">
            <w:pPr>
              <w:pStyle w:val="TF-CDIGO-FONTE"/>
            </w:pPr>
            <w:r w:rsidRPr="00F60DE1">
              <w:t>    }</w:t>
            </w:r>
          </w:p>
          <w:p w14:paraId="7F327291" w14:textId="77777777" w:rsidR="00577215" w:rsidRPr="00F60DE1" w:rsidRDefault="00577215" w:rsidP="00577215">
            <w:pPr>
              <w:pStyle w:val="TF-CDIGO-FONTE"/>
            </w:pPr>
          </w:p>
          <w:p w14:paraId="4D622B2C" w14:textId="77777777" w:rsidR="00577215" w:rsidRPr="00F60DE1" w:rsidRDefault="00577215" w:rsidP="00577215">
            <w:pPr>
              <w:pStyle w:val="TF-CDIGO-FONTE"/>
            </w:pPr>
            <w:r w:rsidRPr="00F60DE1">
              <w:t>    const imageUrl = praia.image[0];</w:t>
            </w:r>
          </w:p>
          <w:p w14:paraId="4A1F129F" w14:textId="77777777" w:rsidR="00577215" w:rsidRPr="00F60DE1" w:rsidRDefault="00577215" w:rsidP="00577215">
            <w:pPr>
              <w:pStyle w:val="TF-CDIGO-FONTE"/>
            </w:pPr>
            <w:r w:rsidRPr="00F60DE1">
              <w:t>    const imageResponse = await fetch(imageUrl);</w:t>
            </w:r>
          </w:p>
          <w:p w14:paraId="251A3D39" w14:textId="77777777" w:rsidR="00577215" w:rsidRPr="00F60DE1" w:rsidRDefault="00577215" w:rsidP="00577215">
            <w:pPr>
              <w:pStyle w:val="TF-CDIGO-FONTE"/>
            </w:pPr>
            <w:r w:rsidRPr="00F60DE1">
              <w:t>    if (!imageResponse.ok)</w:t>
            </w:r>
          </w:p>
          <w:p w14:paraId="7AAB76EA" w14:textId="77777777" w:rsidR="00577215" w:rsidRPr="00FD63B4" w:rsidRDefault="00577215" w:rsidP="00577215">
            <w:pPr>
              <w:pStyle w:val="TF-CDIGO-FONTE"/>
              <w:rPr>
                <w:rPrChange w:id="819" w:author="Dalton Solano dos Reis" w:date="2025-12-11T09:13:00Z" w16du:dateUtc="2025-12-11T12:13:00Z">
                  <w:rPr>
                    <w:lang w:val="pt-BR"/>
                  </w:rPr>
                </w:rPrChange>
              </w:rPr>
            </w:pPr>
            <w:r w:rsidRPr="00F60DE1">
              <w:t xml:space="preserve">      </w:t>
            </w:r>
            <w:r w:rsidRPr="00FD63B4">
              <w:rPr>
                <w:rPrChange w:id="820" w:author="Dalton Solano dos Reis" w:date="2025-12-11T09:13:00Z" w16du:dateUtc="2025-12-11T12:13:00Z">
                  <w:rPr>
                    <w:lang w:val="pt-BR"/>
                  </w:rPr>
                </w:rPrChange>
              </w:rPr>
              <w:t>throw new Error(`Erro ao baixar imagem: ${imageUrl}`);</w:t>
            </w:r>
          </w:p>
          <w:p w14:paraId="1EFDEC97" w14:textId="77777777" w:rsidR="00577215" w:rsidRPr="00F60DE1" w:rsidRDefault="00577215" w:rsidP="00577215">
            <w:pPr>
              <w:pStyle w:val="TF-CDIGO-FONTE"/>
            </w:pPr>
            <w:r w:rsidRPr="00FD63B4">
              <w:rPr>
                <w:rPrChange w:id="821" w:author="Dalton Solano dos Reis" w:date="2025-12-11T09:13:00Z" w16du:dateUtc="2025-12-11T12:13:00Z">
                  <w:rPr>
                    <w:lang w:val="pt-BR"/>
                  </w:rPr>
                </w:rPrChange>
              </w:rPr>
              <w:t xml:space="preserve">    </w:t>
            </w:r>
            <w:r w:rsidRPr="00F60DE1">
              <w:t>const arrayBuffer = await imageResponse.arrayBuffer();</w:t>
            </w:r>
          </w:p>
          <w:p w14:paraId="0E6A20D2" w14:textId="77777777" w:rsidR="00577215" w:rsidRPr="00F60DE1" w:rsidRDefault="00577215" w:rsidP="00577215">
            <w:pPr>
              <w:pStyle w:val="TF-CDIGO-FONTE"/>
            </w:pPr>
            <w:r w:rsidRPr="00F60DE1">
              <w:t>    const buffer = Buffer.from(arrayBuffer);</w:t>
            </w:r>
          </w:p>
          <w:p w14:paraId="1879C21A" w14:textId="77777777" w:rsidR="00577215" w:rsidRPr="00F60DE1" w:rsidRDefault="00577215" w:rsidP="00577215">
            <w:pPr>
              <w:pStyle w:val="TF-CDIGO-FONTE"/>
            </w:pPr>
          </w:p>
          <w:p w14:paraId="12182090" w14:textId="77777777" w:rsidR="00577215" w:rsidRPr="00F60DE1" w:rsidRDefault="00577215" w:rsidP="00577215">
            <w:pPr>
              <w:pStyle w:val="TF-CDIGO-FONTE"/>
            </w:pPr>
            <w:r w:rsidRPr="00F60DE1">
              <w:lastRenderedPageBreak/>
              <w:t>    const fileName = `praias/${idPraia}.jpg`;</w:t>
            </w:r>
          </w:p>
          <w:p w14:paraId="42A5E1DE" w14:textId="77777777" w:rsidR="00577215" w:rsidRPr="00F60DE1" w:rsidRDefault="00577215" w:rsidP="00577215">
            <w:pPr>
              <w:pStyle w:val="TF-CDIGO-FONTE"/>
            </w:pPr>
            <w:r w:rsidRPr="00F60DE1">
              <w:t>    const file = bucket.file(fileName);</w:t>
            </w:r>
          </w:p>
          <w:p w14:paraId="70D6EC45" w14:textId="77777777" w:rsidR="00577215" w:rsidRPr="00F60DE1" w:rsidRDefault="00577215" w:rsidP="00577215">
            <w:pPr>
              <w:pStyle w:val="TF-CDIGO-FONTE"/>
            </w:pPr>
          </w:p>
          <w:p w14:paraId="0032FF1E" w14:textId="77777777" w:rsidR="00577215" w:rsidRPr="00F60DE1" w:rsidRDefault="00577215" w:rsidP="00577215">
            <w:pPr>
              <w:pStyle w:val="TF-CDIGO-FONTE"/>
            </w:pPr>
            <w:r w:rsidRPr="00F60DE1">
              <w:t>    await file.save(buffer, {</w:t>
            </w:r>
          </w:p>
          <w:p w14:paraId="3F71D2AD" w14:textId="77777777" w:rsidR="00577215" w:rsidRPr="00F60DE1" w:rsidRDefault="00577215" w:rsidP="00577215">
            <w:pPr>
              <w:pStyle w:val="TF-CDIGO-FONTE"/>
            </w:pPr>
            <w:r w:rsidRPr="00F60DE1">
              <w:t>      metadata: { contentType: "image/jpeg" },</w:t>
            </w:r>
          </w:p>
          <w:p w14:paraId="0CAC1A35" w14:textId="77777777" w:rsidR="00577215" w:rsidRPr="00F60DE1" w:rsidRDefault="00577215" w:rsidP="00577215">
            <w:pPr>
              <w:pStyle w:val="TF-CDIGO-FONTE"/>
            </w:pPr>
            <w:r w:rsidRPr="00F60DE1">
              <w:t>      resumable: false,</w:t>
            </w:r>
          </w:p>
          <w:p w14:paraId="41761F92" w14:textId="77777777" w:rsidR="00577215" w:rsidRPr="00F60DE1" w:rsidRDefault="00577215" w:rsidP="00577215">
            <w:pPr>
              <w:pStyle w:val="TF-CDIGO-FONTE"/>
            </w:pPr>
            <w:r w:rsidRPr="00F60DE1">
              <w:t>    });</w:t>
            </w:r>
          </w:p>
          <w:p w14:paraId="6BA60658" w14:textId="77777777" w:rsidR="00577215" w:rsidRPr="00F60DE1" w:rsidRDefault="00577215" w:rsidP="00577215">
            <w:pPr>
              <w:pStyle w:val="TF-CDIGO-FONTE"/>
            </w:pPr>
          </w:p>
          <w:p w14:paraId="5B4E43CC" w14:textId="77777777" w:rsidR="00577215" w:rsidRPr="00F60DE1" w:rsidRDefault="00577215" w:rsidP="00577215">
            <w:pPr>
              <w:pStyle w:val="TF-CDIGO-FONTE"/>
            </w:pPr>
            <w:r w:rsidRPr="00F60DE1">
              <w:t>    await file.makePublic();</w:t>
            </w:r>
          </w:p>
          <w:p w14:paraId="648BBD40" w14:textId="77777777" w:rsidR="00577215" w:rsidRPr="00F60DE1" w:rsidRDefault="00577215" w:rsidP="00577215">
            <w:pPr>
              <w:pStyle w:val="TF-CDIGO-FONTE"/>
            </w:pPr>
            <w:r w:rsidRPr="00F60DE1">
              <w:t>    const publicUrl = `https://storage.googleapis.com/${bucket.name}/${fileName}`;</w:t>
            </w:r>
          </w:p>
          <w:p w14:paraId="5FE83FC7" w14:textId="77777777" w:rsidR="00577215" w:rsidRPr="00F60DE1" w:rsidRDefault="00577215" w:rsidP="00577215">
            <w:pPr>
              <w:pStyle w:val="TF-CDIGO-FONTE"/>
            </w:pPr>
          </w:p>
          <w:p w14:paraId="6BE394F9" w14:textId="77777777" w:rsidR="00577215" w:rsidRPr="000337A2" w:rsidRDefault="00577215" w:rsidP="00577215">
            <w:pPr>
              <w:pStyle w:val="TF-CDIGO-FONTE"/>
              <w:rPr>
                <w:lang w:val="pt-BR"/>
              </w:rPr>
            </w:pPr>
            <w:r w:rsidRPr="00F60DE1">
              <w:t xml:space="preserve">    </w:t>
            </w:r>
            <w:r w:rsidRPr="000337A2">
              <w:rPr>
                <w:lang w:val="pt-BR"/>
              </w:rPr>
              <w:t>const docData = {</w:t>
            </w:r>
          </w:p>
          <w:p w14:paraId="14D712F0" w14:textId="77777777" w:rsidR="00577215" w:rsidRPr="000337A2" w:rsidRDefault="00577215" w:rsidP="00577215">
            <w:pPr>
              <w:pStyle w:val="TF-CDIGO-FONTE"/>
              <w:rPr>
                <w:lang w:val="pt-BR"/>
              </w:rPr>
            </w:pPr>
            <w:r w:rsidRPr="000337A2">
              <w:rPr>
                <w:lang w:val="pt-BR"/>
              </w:rPr>
              <w:t>      idWikiData: idPraia,</w:t>
            </w:r>
          </w:p>
          <w:p w14:paraId="19FE4C0B" w14:textId="77777777" w:rsidR="00577215" w:rsidRPr="000337A2" w:rsidRDefault="00577215" w:rsidP="00577215">
            <w:pPr>
              <w:pStyle w:val="TF-CDIGO-FONTE"/>
              <w:rPr>
                <w:lang w:val="pt-BR"/>
              </w:rPr>
            </w:pPr>
            <w:r w:rsidRPr="000337A2">
              <w:rPr>
                <w:lang w:val="pt-BR"/>
              </w:rPr>
              <w:t>      nome: praia.beachLabel || "",</w:t>
            </w:r>
          </w:p>
          <w:p w14:paraId="4BB80714" w14:textId="77777777" w:rsidR="00577215" w:rsidRPr="000337A2" w:rsidRDefault="00577215" w:rsidP="00577215">
            <w:pPr>
              <w:pStyle w:val="TF-CDIGO-FONTE"/>
              <w:rPr>
                <w:lang w:val="pt-BR"/>
              </w:rPr>
            </w:pPr>
            <w:r w:rsidRPr="000337A2">
              <w:rPr>
                <w:lang w:val="pt-BR"/>
              </w:rPr>
              <w:t>      descricao: praia.beachDescription || "",</w:t>
            </w:r>
          </w:p>
          <w:p w14:paraId="6DF4763C" w14:textId="77777777" w:rsidR="00577215" w:rsidRPr="000337A2" w:rsidRDefault="00577215" w:rsidP="00577215">
            <w:pPr>
              <w:pStyle w:val="TF-CDIGO-FONTE"/>
              <w:rPr>
                <w:lang w:val="pt-BR"/>
              </w:rPr>
            </w:pPr>
            <w:r w:rsidRPr="000337A2">
              <w:rPr>
                <w:lang w:val="pt-BR"/>
              </w:rPr>
              <w:t>      estado:</w:t>
            </w:r>
          </w:p>
          <w:p w14:paraId="5668D22F" w14:textId="77777777" w:rsidR="00577215" w:rsidRPr="000337A2" w:rsidRDefault="00577215" w:rsidP="00577215">
            <w:pPr>
              <w:pStyle w:val="TF-CDIGO-FONTE"/>
              <w:rPr>
                <w:lang w:val="pt-BR"/>
              </w:rPr>
            </w:pPr>
            <w:r w:rsidRPr="000337A2">
              <w:rPr>
                <w:lang w:val="pt-BR"/>
              </w:rPr>
              <w:t>        praia.adminLabel &amp;&amp; praia.adminLabel.length &gt; 0</w:t>
            </w:r>
          </w:p>
          <w:p w14:paraId="0E542E9E" w14:textId="77777777" w:rsidR="00577215" w:rsidRPr="00F60DE1" w:rsidRDefault="00577215" w:rsidP="00577215">
            <w:pPr>
              <w:pStyle w:val="TF-CDIGO-FONTE"/>
              <w:rPr>
                <w:lang w:val="pt-BR"/>
              </w:rPr>
            </w:pPr>
            <w:r w:rsidRPr="000337A2">
              <w:rPr>
                <w:lang w:val="pt-BR"/>
              </w:rPr>
              <w:t xml:space="preserve">          </w:t>
            </w:r>
            <w:r w:rsidRPr="00F60DE1">
              <w:rPr>
                <w:lang w:val="pt-BR"/>
              </w:rPr>
              <w:t>? praia.adminLabel[0]</w:t>
            </w:r>
          </w:p>
          <w:p w14:paraId="4E8D1932" w14:textId="77777777" w:rsidR="00577215" w:rsidRPr="00F60DE1" w:rsidRDefault="00577215" w:rsidP="00577215">
            <w:pPr>
              <w:pStyle w:val="TF-CDIGO-FONTE"/>
              <w:rPr>
                <w:lang w:val="pt-BR"/>
              </w:rPr>
            </w:pPr>
            <w:r w:rsidRPr="00F60DE1">
              <w:rPr>
                <w:lang w:val="pt-BR"/>
              </w:rPr>
              <w:t>          : "Não informado",</w:t>
            </w:r>
          </w:p>
          <w:p w14:paraId="160C7D0A" w14:textId="77777777" w:rsidR="00577215" w:rsidRPr="00F60DE1" w:rsidRDefault="00577215" w:rsidP="00577215">
            <w:pPr>
              <w:pStyle w:val="TF-CDIGO-FONTE"/>
              <w:rPr>
                <w:lang w:val="pt-BR"/>
              </w:rPr>
            </w:pPr>
            <w:r w:rsidRPr="00F60DE1">
              <w:rPr>
                <w:lang w:val="pt-BR"/>
              </w:rPr>
              <w:t>      cidade:</w:t>
            </w:r>
          </w:p>
          <w:p w14:paraId="4BAF8D16" w14:textId="45549A53" w:rsidR="00577215" w:rsidRPr="000337A2" w:rsidRDefault="00577215" w:rsidP="00577215">
            <w:pPr>
              <w:pStyle w:val="TF-CDIGO-FONTE"/>
              <w:rPr>
                <w:lang w:val="pt-BR"/>
              </w:rPr>
            </w:pPr>
            <w:r w:rsidRPr="00F60DE1">
              <w:rPr>
                <w:lang w:val="pt-BR"/>
              </w:rPr>
              <w:t xml:space="preserve">        </w:t>
            </w:r>
            <w:r w:rsidRPr="000337A2">
              <w:rPr>
                <w:lang w:val="pt-BR"/>
              </w:rPr>
              <w:t>praia.adminLabel &amp;&amp; praia.adminLabel.length &gt; 0</w:t>
            </w:r>
          </w:p>
          <w:p w14:paraId="24703447" w14:textId="449248C9" w:rsidR="00577215" w:rsidRPr="00F60DE1" w:rsidRDefault="00577215" w:rsidP="00577215">
            <w:pPr>
              <w:pStyle w:val="TF-CDIGO-FONTE"/>
              <w:rPr>
                <w:lang w:val="pt-BR"/>
              </w:rPr>
            </w:pPr>
            <w:r w:rsidRPr="000337A2">
              <w:rPr>
                <w:lang w:val="pt-BR"/>
              </w:rPr>
              <w:t xml:space="preserve">          </w:t>
            </w:r>
            <w:r w:rsidRPr="00F60DE1">
              <w:rPr>
                <w:lang w:val="pt-BR"/>
              </w:rPr>
              <w:t>? praia.adminLabel[0]</w:t>
            </w:r>
          </w:p>
          <w:p w14:paraId="7F9240F6" w14:textId="77777777" w:rsidR="00577215" w:rsidRPr="00F60DE1" w:rsidRDefault="00577215" w:rsidP="00577215">
            <w:pPr>
              <w:pStyle w:val="TF-CDIGO-FONTE"/>
              <w:rPr>
                <w:lang w:val="pt-BR"/>
              </w:rPr>
            </w:pPr>
            <w:r w:rsidRPr="00F60DE1">
              <w:rPr>
                <w:lang w:val="pt-BR"/>
              </w:rPr>
              <w:t>          : "Não informado",</w:t>
            </w:r>
          </w:p>
          <w:p w14:paraId="28D30DE9" w14:textId="77777777" w:rsidR="00577215" w:rsidRPr="00F60DE1" w:rsidRDefault="00577215" w:rsidP="00577215">
            <w:pPr>
              <w:pStyle w:val="TF-CDIGO-FONTE"/>
              <w:rPr>
                <w:lang w:val="pt-BR"/>
              </w:rPr>
            </w:pPr>
            <w:r w:rsidRPr="00F60DE1">
              <w:rPr>
                <w:lang w:val="pt-BR"/>
              </w:rPr>
              <w:t>      latitude,</w:t>
            </w:r>
          </w:p>
          <w:p w14:paraId="43C976E4" w14:textId="77777777" w:rsidR="00577215" w:rsidRPr="0047355A" w:rsidRDefault="00577215" w:rsidP="00577215">
            <w:pPr>
              <w:pStyle w:val="TF-CDIGO-FONTE"/>
            </w:pPr>
            <w:r w:rsidRPr="00F60DE1">
              <w:rPr>
                <w:lang w:val="pt-BR"/>
              </w:rPr>
              <w:t xml:space="preserve">      </w:t>
            </w:r>
            <w:r w:rsidRPr="0047355A">
              <w:t>longitude,</w:t>
            </w:r>
          </w:p>
          <w:p w14:paraId="22E2DB1A" w14:textId="77777777" w:rsidR="00577215" w:rsidRPr="0047355A" w:rsidRDefault="00577215" w:rsidP="00577215">
            <w:pPr>
              <w:pStyle w:val="TF-CDIGO-FONTE"/>
            </w:pPr>
            <w:r w:rsidRPr="0047355A">
              <w:t>      urlImagem: publicUrl,</w:t>
            </w:r>
          </w:p>
          <w:p w14:paraId="73FC38DA" w14:textId="77777777" w:rsidR="00577215" w:rsidRPr="00F60DE1" w:rsidRDefault="00577215" w:rsidP="00577215">
            <w:pPr>
              <w:pStyle w:val="TF-CDIGO-FONTE"/>
            </w:pPr>
            <w:r w:rsidRPr="0047355A">
              <w:t xml:space="preserve">      </w:t>
            </w:r>
            <w:r w:rsidRPr="00F60DE1">
              <w:t>dataInclusao: admin.firestore.FieldValue.serverTimestamp(),</w:t>
            </w:r>
          </w:p>
          <w:p w14:paraId="2E1DFD2E" w14:textId="77777777" w:rsidR="00577215" w:rsidRPr="00F60DE1" w:rsidRDefault="00577215" w:rsidP="00577215">
            <w:pPr>
              <w:pStyle w:val="TF-CDIGO-FONTE"/>
            </w:pPr>
            <w:r w:rsidRPr="00F60DE1">
              <w:t>    };</w:t>
            </w:r>
          </w:p>
          <w:p w14:paraId="4F869C76" w14:textId="77777777" w:rsidR="00577215" w:rsidRPr="00F60DE1" w:rsidRDefault="00577215" w:rsidP="00577215">
            <w:pPr>
              <w:pStyle w:val="TF-CDIGO-FONTE"/>
            </w:pPr>
          </w:p>
          <w:p w14:paraId="7A2D3108" w14:textId="77777777" w:rsidR="00577215" w:rsidRPr="00F60DE1" w:rsidRDefault="00577215" w:rsidP="00577215">
            <w:pPr>
              <w:pStyle w:val="TF-CDIGO-FONTE"/>
            </w:pPr>
            <w:r w:rsidRPr="00F60DE1">
              <w:t>    await db.collection("praias").add(docData);</w:t>
            </w:r>
          </w:p>
          <w:p w14:paraId="32BEFBC4" w14:textId="77777777" w:rsidR="00577215" w:rsidRPr="00F60DE1" w:rsidRDefault="00577215" w:rsidP="00577215">
            <w:pPr>
              <w:pStyle w:val="TF-CDIGO-FONTE"/>
              <w:rPr>
                <w:lang w:val="pt-BR"/>
              </w:rPr>
            </w:pPr>
            <w:r w:rsidRPr="00F60DE1">
              <w:t xml:space="preserve">    </w:t>
            </w:r>
            <w:r w:rsidRPr="00F60DE1">
              <w:rPr>
                <w:lang w:val="pt-BR"/>
              </w:rPr>
              <w:t>console.log(`Inserido: ${docData.nome}`);</w:t>
            </w:r>
          </w:p>
          <w:p w14:paraId="63CD4B6B" w14:textId="77777777" w:rsidR="00577215" w:rsidRPr="00F60DE1" w:rsidRDefault="00577215" w:rsidP="00577215">
            <w:pPr>
              <w:pStyle w:val="TF-CDIGO-FONTE"/>
              <w:rPr>
                <w:lang w:val="pt-BR"/>
              </w:rPr>
            </w:pPr>
            <w:r w:rsidRPr="00F60DE1">
              <w:rPr>
                <w:lang w:val="pt-BR"/>
              </w:rPr>
              <w:t>  }</w:t>
            </w:r>
          </w:p>
          <w:p w14:paraId="55D33112" w14:textId="77777777" w:rsidR="00577215" w:rsidRPr="00F60DE1" w:rsidRDefault="00577215" w:rsidP="00577215">
            <w:pPr>
              <w:pStyle w:val="TF-CDIGO-FONTE"/>
              <w:rPr>
                <w:lang w:val="pt-BR"/>
              </w:rPr>
            </w:pPr>
          </w:p>
          <w:p w14:paraId="220E5A48" w14:textId="77777777" w:rsidR="00577215" w:rsidRPr="00F60DE1" w:rsidRDefault="00577215" w:rsidP="00577215">
            <w:pPr>
              <w:pStyle w:val="TF-CDIGO-FONTE"/>
              <w:rPr>
                <w:lang w:val="pt-BR"/>
              </w:rPr>
            </w:pPr>
            <w:r w:rsidRPr="00F60DE1">
              <w:rPr>
                <w:lang w:val="pt-BR"/>
              </w:rPr>
              <w:t>  console.log("Importação concluída!");</w:t>
            </w:r>
          </w:p>
          <w:p w14:paraId="1BAA2E5C" w14:textId="77777777" w:rsidR="00577215" w:rsidRPr="00F60DE1" w:rsidRDefault="00577215" w:rsidP="00577215">
            <w:pPr>
              <w:pStyle w:val="TF-CDIGO-FONTE"/>
              <w:rPr>
                <w:lang w:val="pt-BR"/>
              </w:rPr>
            </w:pPr>
            <w:r w:rsidRPr="00F60DE1">
              <w:rPr>
                <w:lang w:val="pt-BR"/>
              </w:rPr>
              <w:t>  process.exit();</w:t>
            </w:r>
          </w:p>
          <w:p w14:paraId="7FDB8AFE" w14:textId="6AC14DB8" w:rsidR="00577215" w:rsidRPr="00577215" w:rsidRDefault="00577215" w:rsidP="00577215">
            <w:pPr>
              <w:pStyle w:val="TF-CDIGO-FONTE"/>
              <w:rPr>
                <w:lang w:val="pt-BR"/>
              </w:rPr>
            </w:pPr>
            <w:r w:rsidRPr="00F60DE1">
              <w:rPr>
                <w:lang w:val="pt-BR"/>
              </w:rPr>
              <w:t>})();</w:t>
            </w:r>
          </w:p>
          <w:p w14:paraId="5C92F347" w14:textId="77777777" w:rsidR="00577215" w:rsidRPr="00577215" w:rsidRDefault="00577215" w:rsidP="00E21100">
            <w:pPr>
              <w:pStyle w:val="TF-CDIGO-FONTE"/>
              <w:rPr>
                <w:lang w:val="pt-BR"/>
              </w:rPr>
            </w:pPr>
          </w:p>
        </w:tc>
      </w:tr>
    </w:tbl>
    <w:p w14:paraId="5B219E75" w14:textId="3793E2CD" w:rsidR="00C539D4" w:rsidRPr="008F163A" w:rsidRDefault="008F163A" w:rsidP="008F163A">
      <w:pPr>
        <w:pStyle w:val="TF-FONTE"/>
      </w:pPr>
      <w:r>
        <w:lastRenderedPageBreak/>
        <w:t>Fonte: elaborado pelo autor (2025).</w:t>
      </w:r>
    </w:p>
    <w:p w14:paraId="1A1691DF" w14:textId="4CA5BAF4" w:rsidR="00F255FC" w:rsidRDefault="00F255FC">
      <w:pPr>
        <w:pStyle w:val="TF-TTULOAPNDICE"/>
      </w:pPr>
      <w:bookmarkStart w:id="822" w:name="ApendiceC"/>
      <w:r>
        <w:lastRenderedPageBreak/>
        <w:t xml:space="preserve">APÊNDICE </w:t>
      </w:r>
      <w:bookmarkEnd w:id="801"/>
      <w:bookmarkEnd w:id="802"/>
      <w:bookmarkEnd w:id="803"/>
      <w:r w:rsidR="001D61FE">
        <w:t>C</w:t>
      </w:r>
      <w:bookmarkEnd w:id="822"/>
      <w:r w:rsidR="006B183C">
        <w:t xml:space="preserve"> - </w:t>
      </w:r>
      <w:r w:rsidR="00E94890">
        <w:t>perguntas do questionário distribuídas por categoria</w:t>
      </w:r>
    </w:p>
    <w:p w14:paraId="2ADCAF4D" w14:textId="7E62CA3F" w:rsidR="00E8567B" w:rsidRDefault="00E8567B">
      <w:pPr>
        <w:pStyle w:val="TF-LEGENDA"/>
        <w:jc w:val="both"/>
        <w:rPr>
          <w:ins w:id="823" w:author="Dalton Solano dos Reis" w:date="2025-12-11T14:59:00Z" w16du:dateUtc="2025-12-11T17:59:00Z"/>
        </w:rPr>
        <w:pPrChange w:id="824" w:author="Dalton Solano dos Reis" w:date="2025-12-11T14:59:00Z" w16du:dateUtc="2025-12-11T17:59:00Z">
          <w:pPr>
            <w:pStyle w:val="TF-LEGENDA"/>
          </w:pPr>
        </w:pPrChange>
      </w:pPr>
      <w:bookmarkStart w:id="825" w:name="Quadro11"/>
      <w:ins w:id="826" w:author="Dalton Solano dos Reis" w:date="2025-12-11T14:59:00Z" w16du:dateUtc="2025-12-11T17:59:00Z">
        <w:r w:rsidRPr="00EF0B22">
          <w:rPr>
            <w:highlight w:val="yellow"/>
            <w:rPrChange w:id="827" w:author="Dalton Solano dos Reis" w:date="2025-12-11T15:08:00Z" w16du:dateUtc="2025-12-11T18:08:00Z">
              <w:rPr/>
            </w:rPrChange>
          </w:rPr>
          <w:t xml:space="preserve">Precisas ter um texto </w:t>
        </w:r>
      </w:ins>
      <w:ins w:id="828" w:author="Dalton Solano dos Reis" w:date="2025-12-11T15:00:00Z" w16du:dateUtc="2025-12-11T18:00:00Z">
        <w:r w:rsidRPr="00EF0B22">
          <w:rPr>
            <w:highlight w:val="yellow"/>
            <w:rPrChange w:id="829" w:author="Dalton Solano dos Reis" w:date="2025-12-11T15:08:00Z" w16du:dateUtc="2025-12-11T18:08:00Z">
              <w:rPr/>
            </w:rPrChange>
          </w:rPr>
          <w:t>descrevendo/citando o quadro.</w:t>
        </w:r>
      </w:ins>
    </w:p>
    <w:p w14:paraId="3E9E39AF" w14:textId="4D1146F9" w:rsidR="001662CE" w:rsidRDefault="001662CE" w:rsidP="001662CE">
      <w:pPr>
        <w:pStyle w:val="TF-LEGENDA"/>
      </w:pPr>
      <w:r>
        <w:t xml:space="preserve">Quadro </w:t>
      </w:r>
      <w:r w:rsidR="00AA60E0">
        <w:t>1</w:t>
      </w:r>
      <w:r w:rsidR="00FB167B">
        <w:t>1</w:t>
      </w:r>
      <w:r>
        <w:t xml:space="preserve"> </w:t>
      </w:r>
      <w:bookmarkEnd w:id="825"/>
      <w:r>
        <w:t>- Perguntas do questionário por categoria e suas opções de resposta</w:t>
      </w:r>
    </w:p>
    <w:tbl>
      <w:tblPr>
        <w:tblW w:w="92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830" w:author="Dalton Solano dos Reis" w:date="2025-12-11T15:06:00Z" w16du:dateUtc="2025-12-11T18:06:00Z">
          <w:tblPr>
            <w:tblW w:w="92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838"/>
        <w:gridCol w:w="4111"/>
        <w:gridCol w:w="3313"/>
        <w:tblGridChange w:id="831">
          <w:tblGrid>
            <w:gridCol w:w="1838"/>
            <w:gridCol w:w="4111"/>
            <w:gridCol w:w="850"/>
            <w:gridCol w:w="2463"/>
          </w:tblGrid>
        </w:tblGridChange>
      </w:tblGrid>
      <w:tr w:rsidR="001662CE" w14:paraId="7075084E" w14:textId="77777777" w:rsidTr="00E8567B">
        <w:trPr>
          <w:jc w:val="center"/>
          <w:trPrChange w:id="832" w:author="Dalton Solano dos Reis" w:date="2025-12-11T15:06:00Z" w16du:dateUtc="2025-12-11T18:06:00Z">
            <w:trPr>
              <w:jc w:val="center"/>
            </w:trPr>
          </w:trPrChange>
        </w:trPr>
        <w:tc>
          <w:tcPr>
            <w:tcW w:w="1838" w:type="dxa"/>
            <w:shd w:val="clear" w:color="auto" w:fill="BFBFBF" w:themeFill="background1" w:themeFillShade="BF"/>
            <w:tcPrChange w:id="833" w:author="Dalton Solano dos Reis" w:date="2025-12-11T15:06:00Z" w16du:dateUtc="2025-12-11T18:06:00Z">
              <w:tcPr>
                <w:tcW w:w="1838" w:type="dxa"/>
                <w:shd w:val="clear" w:color="auto" w:fill="BFBFBF" w:themeFill="background1" w:themeFillShade="BF"/>
              </w:tcPr>
            </w:tcPrChange>
          </w:tcPr>
          <w:p w14:paraId="5717C963" w14:textId="77777777" w:rsidR="001662CE" w:rsidRPr="0052431E" w:rsidRDefault="001662CE" w:rsidP="00DF0F1B">
            <w:pPr>
              <w:pStyle w:val="TF-TEXTO-QUADRO"/>
              <w:spacing w:line="480" w:lineRule="auto"/>
              <w:jc w:val="center"/>
              <w:rPr>
                <w:b/>
                <w:bCs/>
                <w:sz w:val="18"/>
                <w:szCs w:val="18"/>
              </w:rPr>
            </w:pPr>
            <w:r w:rsidRPr="0052431E">
              <w:rPr>
                <w:b/>
                <w:bCs/>
                <w:sz w:val="18"/>
                <w:szCs w:val="18"/>
              </w:rPr>
              <w:t>Categoria</w:t>
            </w:r>
          </w:p>
        </w:tc>
        <w:tc>
          <w:tcPr>
            <w:tcW w:w="4111" w:type="dxa"/>
            <w:shd w:val="clear" w:color="auto" w:fill="BFBFBF" w:themeFill="background1" w:themeFillShade="BF"/>
            <w:tcPrChange w:id="834" w:author="Dalton Solano dos Reis" w:date="2025-12-11T15:06:00Z" w16du:dateUtc="2025-12-11T18:06:00Z">
              <w:tcPr>
                <w:tcW w:w="4961" w:type="dxa"/>
                <w:gridSpan w:val="2"/>
                <w:shd w:val="clear" w:color="auto" w:fill="BFBFBF" w:themeFill="background1" w:themeFillShade="BF"/>
              </w:tcPr>
            </w:tcPrChange>
          </w:tcPr>
          <w:p w14:paraId="4695BA80" w14:textId="77777777" w:rsidR="001662CE" w:rsidRPr="0052431E" w:rsidRDefault="001662CE" w:rsidP="00DF0F1B">
            <w:pPr>
              <w:pStyle w:val="TF-TEXTO-QUADRO"/>
              <w:rPr>
                <w:b/>
                <w:bCs/>
                <w:sz w:val="18"/>
                <w:szCs w:val="18"/>
              </w:rPr>
            </w:pPr>
            <w:r w:rsidRPr="0052431E">
              <w:rPr>
                <w:b/>
                <w:bCs/>
                <w:sz w:val="18"/>
                <w:szCs w:val="18"/>
              </w:rPr>
              <w:t>Pergunta</w:t>
            </w:r>
          </w:p>
        </w:tc>
        <w:tc>
          <w:tcPr>
            <w:tcW w:w="3313" w:type="dxa"/>
            <w:shd w:val="clear" w:color="auto" w:fill="BFBFBF" w:themeFill="background1" w:themeFillShade="BF"/>
            <w:tcPrChange w:id="835" w:author="Dalton Solano dos Reis" w:date="2025-12-11T15:06:00Z" w16du:dateUtc="2025-12-11T18:06:00Z">
              <w:tcPr>
                <w:tcW w:w="2463" w:type="dxa"/>
                <w:shd w:val="clear" w:color="auto" w:fill="BFBFBF" w:themeFill="background1" w:themeFillShade="BF"/>
              </w:tcPr>
            </w:tcPrChange>
          </w:tcPr>
          <w:p w14:paraId="79208AAD" w14:textId="77777777" w:rsidR="001662CE" w:rsidRPr="0052431E" w:rsidRDefault="001662CE" w:rsidP="00DF0F1B">
            <w:pPr>
              <w:pStyle w:val="TF-TEXTO-QUADRO"/>
              <w:rPr>
                <w:b/>
                <w:bCs/>
                <w:sz w:val="18"/>
                <w:szCs w:val="18"/>
              </w:rPr>
            </w:pPr>
            <w:r w:rsidRPr="0052431E">
              <w:rPr>
                <w:b/>
                <w:bCs/>
                <w:sz w:val="18"/>
                <w:szCs w:val="18"/>
              </w:rPr>
              <w:t>Opções de resposta</w:t>
            </w:r>
          </w:p>
        </w:tc>
      </w:tr>
      <w:tr w:rsidR="001662CE" w14:paraId="461AD632" w14:textId="77777777" w:rsidTr="00E8567B">
        <w:trPr>
          <w:jc w:val="center"/>
          <w:trPrChange w:id="836" w:author="Dalton Solano dos Reis" w:date="2025-12-11T15:06:00Z" w16du:dateUtc="2025-12-11T18:06:00Z">
            <w:trPr>
              <w:jc w:val="center"/>
            </w:trPr>
          </w:trPrChange>
        </w:trPr>
        <w:tc>
          <w:tcPr>
            <w:tcW w:w="1838" w:type="dxa"/>
            <w:vMerge w:val="restart"/>
            <w:tcPrChange w:id="837" w:author="Dalton Solano dos Reis" w:date="2025-12-11T15:06:00Z" w16du:dateUtc="2025-12-11T18:06:00Z">
              <w:tcPr>
                <w:tcW w:w="1838" w:type="dxa"/>
                <w:vMerge w:val="restart"/>
              </w:tcPr>
            </w:tcPrChange>
          </w:tcPr>
          <w:p w14:paraId="54CC831C" w14:textId="77777777" w:rsidR="001662CE" w:rsidRPr="00E95A07" w:rsidRDefault="001662CE" w:rsidP="00DF0F1B">
            <w:pPr>
              <w:pStyle w:val="TF-TEXTO-QUADRO"/>
              <w:spacing w:line="480" w:lineRule="auto"/>
              <w:jc w:val="center"/>
              <w:rPr>
                <w:sz w:val="18"/>
                <w:szCs w:val="18"/>
              </w:rPr>
            </w:pPr>
            <w:r>
              <w:rPr>
                <w:sz w:val="18"/>
                <w:szCs w:val="18"/>
              </w:rPr>
              <w:t>Identificação e perfil</w:t>
            </w:r>
          </w:p>
        </w:tc>
        <w:tc>
          <w:tcPr>
            <w:tcW w:w="4111" w:type="dxa"/>
            <w:tcPrChange w:id="838" w:author="Dalton Solano dos Reis" w:date="2025-12-11T15:06:00Z" w16du:dateUtc="2025-12-11T18:06:00Z">
              <w:tcPr>
                <w:tcW w:w="4961" w:type="dxa"/>
                <w:gridSpan w:val="2"/>
              </w:tcPr>
            </w:tcPrChange>
          </w:tcPr>
          <w:p w14:paraId="44CE9CDE" w14:textId="77777777" w:rsidR="001662CE" w:rsidRPr="00E95A07" w:rsidRDefault="001662CE" w:rsidP="00DF0F1B">
            <w:pPr>
              <w:pStyle w:val="TF-TEXTO-QUADRO"/>
              <w:rPr>
                <w:sz w:val="18"/>
                <w:szCs w:val="18"/>
              </w:rPr>
            </w:pPr>
            <w:r>
              <w:rPr>
                <w:sz w:val="18"/>
                <w:szCs w:val="18"/>
              </w:rPr>
              <w:t>P1. Você já visitou alguma praia?</w:t>
            </w:r>
          </w:p>
        </w:tc>
        <w:tc>
          <w:tcPr>
            <w:tcW w:w="3313" w:type="dxa"/>
            <w:tcPrChange w:id="839" w:author="Dalton Solano dos Reis" w:date="2025-12-11T15:06:00Z" w16du:dateUtc="2025-12-11T18:06:00Z">
              <w:tcPr>
                <w:tcW w:w="2463" w:type="dxa"/>
              </w:tcPr>
            </w:tcPrChange>
          </w:tcPr>
          <w:p w14:paraId="4564C65E" w14:textId="77777777" w:rsidR="001662CE" w:rsidRDefault="001662CE" w:rsidP="00DF0F1B">
            <w:pPr>
              <w:pStyle w:val="TF-TEXTO-QUADRO"/>
              <w:rPr>
                <w:sz w:val="18"/>
                <w:szCs w:val="18"/>
              </w:rPr>
            </w:pPr>
            <w:r>
              <w:rPr>
                <w:sz w:val="18"/>
                <w:szCs w:val="18"/>
              </w:rPr>
              <w:t>Escolha única obrigatória: Sim ou Não.</w:t>
            </w:r>
          </w:p>
        </w:tc>
      </w:tr>
      <w:tr w:rsidR="001662CE" w14:paraId="705CD6DF" w14:textId="77777777" w:rsidTr="00E8567B">
        <w:trPr>
          <w:jc w:val="center"/>
          <w:trPrChange w:id="840" w:author="Dalton Solano dos Reis" w:date="2025-12-11T15:06:00Z" w16du:dateUtc="2025-12-11T18:06:00Z">
            <w:trPr>
              <w:jc w:val="center"/>
            </w:trPr>
          </w:trPrChange>
        </w:trPr>
        <w:tc>
          <w:tcPr>
            <w:tcW w:w="1838" w:type="dxa"/>
            <w:vMerge/>
            <w:tcPrChange w:id="841" w:author="Dalton Solano dos Reis" w:date="2025-12-11T15:06:00Z" w16du:dateUtc="2025-12-11T18:06:00Z">
              <w:tcPr>
                <w:tcW w:w="1838" w:type="dxa"/>
                <w:vMerge/>
              </w:tcPr>
            </w:tcPrChange>
          </w:tcPr>
          <w:p w14:paraId="0E981209" w14:textId="77777777" w:rsidR="001662CE" w:rsidRPr="00E95A07" w:rsidRDefault="001662CE" w:rsidP="00DF0F1B">
            <w:pPr>
              <w:pStyle w:val="TF-TEXTO-QUADRO"/>
              <w:rPr>
                <w:sz w:val="18"/>
                <w:szCs w:val="18"/>
              </w:rPr>
            </w:pPr>
          </w:p>
        </w:tc>
        <w:tc>
          <w:tcPr>
            <w:tcW w:w="4111" w:type="dxa"/>
            <w:tcPrChange w:id="842" w:author="Dalton Solano dos Reis" w:date="2025-12-11T15:06:00Z" w16du:dateUtc="2025-12-11T18:06:00Z">
              <w:tcPr>
                <w:tcW w:w="4961" w:type="dxa"/>
                <w:gridSpan w:val="2"/>
              </w:tcPr>
            </w:tcPrChange>
          </w:tcPr>
          <w:p w14:paraId="7AF89CE3" w14:textId="77777777" w:rsidR="001662CE" w:rsidRPr="00E95A07" w:rsidRDefault="001662CE" w:rsidP="00DF0F1B">
            <w:pPr>
              <w:pStyle w:val="TF-TEXTO-QUADRO"/>
              <w:rPr>
                <w:sz w:val="18"/>
                <w:szCs w:val="18"/>
              </w:rPr>
            </w:pPr>
            <w:r>
              <w:rPr>
                <w:sz w:val="18"/>
                <w:szCs w:val="18"/>
              </w:rPr>
              <w:t>P2. Com que frequência você costuma visitar praias?</w:t>
            </w:r>
          </w:p>
        </w:tc>
        <w:tc>
          <w:tcPr>
            <w:tcW w:w="3313" w:type="dxa"/>
            <w:tcPrChange w:id="843" w:author="Dalton Solano dos Reis" w:date="2025-12-11T15:06:00Z" w16du:dateUtc="2025-12-11T18:06:00Z">
              <w:tcPr>
                <w:tcW w:w="2463" w:type="dxa"/>
              </w:tcPr>
            </w:tcPrChange>
          </w:tcPr>
          <w:p w14:paraId="2EA7A475" w14:textId="77777777" w:rsidR="001662CE" w:rsidRDefault="001662CE" w:rsidP="00DF0F1B">
            <w:pPr>
              <w:pStyle w:val="TF-TEXTO-QUADRO"/>
              <w:rPr>
                <w:sz w:val="18"/>
                <w:szCs w:val="18"/>
              </w:rPr>
            </w:pPr>
            <w:r>
              <w:rPr>
                <w:sz w:val="18"/>
                <w:szCs w:val="18"/>
              </w:rPr>
              <w:t>Escolha única obrigatória: Raramente, Algumas vezes por ano, Uma vez por mês ou Várias vezes por mês/ano.</w:t>
            </w:r>
          </w:p>
        </w:tc>
      </w:tr>
      <w:tr w:rsidR="001662CE" w14:paraId="77025157" w14:textId="77777777" w:rsidTr="00E8567B">
        <w:trPr>
          <w:jc w:val="center"/>
          <w:trPrChange w:id="844" w:author="Dalton Solano dos Reis" w:date="2025-12-11T15:06:00Z" w16du:dateUtc="2025-12-11T18:06:00Z">
            <w:trPr>
              <w:jc w:val="center"/>
            </w:trPr>
          </w:trPrChange>
        </w:trPr>
        <w:tc>
          <w:tcPr>
            <w:tcW w:w="1838" w:type="dxa"/>
            <w:vMerge/>
            <w:tcPrChange w:id="845" w:author="Dalton Solano dos Reis" w:date="2025-12-11T15:06:00Z" w16du:dateUtc="2025-12-11T18:06:00Z">
              <w:tcPr>
                <w:tcW w:w="1838" w:type="dxa"/>
                <w:vMerge/>
              </w:tcPr>
            </w:tcPrChange>
          </w:tcPr>
          <w:p w14:paraId="34AC15F5" w14:textId="77777777" w:rsidR="001662CE" w:rsidRPr="00E95A07" w:rsidRDefault="001662CE" w:rsidP="00DF0F1B">
            <w:pPr>
              <w:pStyle w:val="TF-TEXTO-QUADRO"/>
              <w:rPr>
                <w:sz w:val="18"/>
                <w:szCs w:val="18"/>
              </w:rPr>
            </w:pPr>
          </w:p>
        </w:tc>
        <w:tc>
          <w:tcPr>
            <w:tcW w:w="4111" w:type="dxa"/>
            <w:tcPrChange w:id="846" w:author="Dalton Solano dos Reis" w:date="2025-12-11T15:06:00Z" w16du:dateUtc="2025-12-11T18:06:00Z">
              <w:tcPr>
                <w:tcW w:w="4961" w:type="dxa"/>
                <w:gridSpan w:val="2"/>
              </w:tcPr>
            </w:tcPrChange>
          </w:tcPr>
          <w:p w14:paraId="48D3360A" w14:textId="77777777" w:rsidR="001662CE" w:rsidRPr="00E95A07" w:rsidRDefault="001662CE" w:rsidP="00DF0F1B">
            <w:pPr>
              <w:pStyle w:val="TF-TEXTO-QUADRO"/>
              <w:rPr>
                <w:sz w:val="18"/>
                <w:szCs w:val="18"/>
              </w:rPr>
            </w:pPr>
            <w:r>
              <w:rPr>
                <w:sz w:val="18"/>
                <w:szCs w:val="18"/>
              </w:rPr>
              <w:t>P3. Qual é sua faixa etária?</w:t>
            </w:r>
          </w:p>
        </w:tc>
        <w:tc>
          <w:tcPr>
            <w:tcW w:w="3313" w:type="dxa"/>
            <w:tcPrChange w:id="847" w:author="Dalton Solano dos Reis" w:date="2025-12-11T15:06:00Z" w16du:dateUtc="2025-12-11T18:06:00Z">
              <w:tcPr>
                <w:tcW w:w="2463" w:type="dxa"/>
              </w:tcPr>
            </w:tcPrChange>
          </w:tcPr>
          <w:p w14:paraId="69CCF5E5" w14:textId="77777777" w:rsidR="001662CE" w:rsidRDefault="001662CE" w:rsidP="00DF0F1B">
            <w:pPr>
              <w:pStyle w:val="TF-TEXTO-QUADRO"/>
              <w:rPr>
                <w:sz w:val="18"/>
                <w:szCs w:val="18"/>
              </w:rPr>
            </w:pPr>
            <w:r>
              <w:rPr>
                <w:sz w:val="18"/>
                <w:szCs w:val="18"/>
              </w:rPr>
              <w:t>Escolha única obrigatória: Menos de 18 anos, 18-24 anos, 25-34 anos, 35-44 anos ou 45 anos ou mais</w:t>
            </w:r>
          </w:p>
        </w:tc>
      </w:tr>
      <w:tr w:rsidR="001662CE" w14:paraId="52B46EFD" w14:textId="77777777" w:rsidTr="00E8567B">
        <w:trPr>
          <w:jc w:val="center"/>
          <w:trPrChange w:id="848" w:author="Dalton Solano dos Reis" w:date="2025-12-11T15:06:00Z" w16du:dateUtc="2025-12-11T18:06:00Z">
            <w:trPr>
              <w:jc w:val="center"/>
            </w:trPr>
          </w:trPrChange>
        </w:trPr>
        <w:tc>
          <w:tcPr>
            <w:tcW w:w="1838" w:type="dxa"/>
            <w:vMerge/>
            <w:tcPrChange w:id="849" w:author="Dalton Solano dos Reis" w:date="2025-12-11T15:06:00Z" w16du:dateUtc="2025-12-11T18:06:00Z">
              <w:tcPr>
                <w:tcW w:w="1838" w:type="dxa"/>
                <w:vMerge/>
              </w:tcPr>
            </w:tcPrChange>
          </w:tcPr>
          <w:p w14:paraId="2EF7802D" w14:textId="77777777" w:rsidR="001662CE" w:rsidRDefault="001662CE" w:rsidP="00DF0F1B">
            <w:pPr>
              <w:pStyle w:val="TF-TEXTO-QUADRO"/>
              <w:rPr>
                <w:sz w:val="18"/>
                <w:szCs w:val="18"/>
              </w:rPr>
            </w:pPr>
          </w:p>
        </w:tc>
        <w:tc>
          <w:tcPr>
            <w:tcW w:w="4111" w:type="dxa"/>
            <w:tcPrChange w:id="850" w:author="Dalton Solano dos Reis" w:date="2025-12-11T15:06:00Z" w16du:dateUtc="2025-12-11T18:06:00Z">
              <w:tcPr>
                <w:tcW w:w="4961" w:type="dxa"/>
                <w:gridSpan w:val="2"/>
              </w:tcPr>
            </w:tcPrChange>
          </w:tcPr>
          <w:p w14:paraId="67FD04B4" w14:textId="77777777" w:rsidR="001662CE" w:rsidRDefault="001662CE" w:rsidP="00DF0F1B">
            <w:pPr>
              <w:pStyle w:val="TF-TEXTO-QUADRO"/>
              <w:rPr>
                <w:sz w:val="18"/>
                <w:szCs w:val="18"/>
              </w:rPr>
            </w:pPr>
            <w:r>
              <w:rPr>
                <w:sz w:val="18"/>
                <w:szCs w:val="18"/>
              </w:rPr>
              <w:t>P4. Você costuma ver avaliação de um produto antes de comprá-lo?</w:t>
            </w:r>
          </w:p>
        </w:tc>
        <w:tc>
          <w:tcPr>
            <w:tcW w:w="3313" w:type="dxa"/>
            <w:tcPrChange w:id="851" w:author="Dalton Solano dos Reis" w:date="2025-12-11T15:06:00Z" w16du:dateUtc="2025-12-11T18:06:00Z">
              <w:tcPr>
                <w:tcW w:w="2463" w:type="dxa"/>
              </w:tcPr>
            </w:tcPrChange>
          </w:tcPr>
          <w:p w14:paraId="70AA5CBB" w14:textId="77777777" w:rsidR="001662CE" w:rsidRDefault="001662CE" w:rsidP="00DF0F1B">
            <w:pPr>
              <w:pStyle w:val="TF-TEXTO-QUADRO"/>
              <w:rPr>
                <w:sz w:val="18"/>
                <w:szCs w:val="18"/>
              </w:rPr>
            </w:pPr>
            <w:r>
              <w:rPr>
                <w:sz w:val="18"/>
                <w:szCs w:val="18"/>
              </w:rPr>
              <w:t>Escolha única obrigatória: Sim, Não ou Ás vezes.</w:t>
            </w:r>
          </w:p>
        </w:tc>
      </w:tr>
      <w:tr w:rsidR="001662CE" w14:paraId="4A5A8CFA" w14:textId="77777777" w:rsidTr="00E8567B">
        <w:trPr>
          <w:jc w:val="center"/>
          <w:trPrChange w:id="852" w:author="Dalton Solano dos Reis" w:date="2025-12-11T15:06:00Z" w16du:dateUtc="2025-12-11T18:06:00Z">
            <w:trPr>
              <w:jc w:val="center"/>
            </w:trPr>
          </w:trPrChange>
        </w:trPr>
        <w:tc>
          <w:tcPr>
            <w:tcW w:w="1838" w:type="dxa"/>
            <w:vMerge w:val="restart"/>
            <w:tcPrChange w:id="853" w:author="Dalton Solano dos Reis" w:date="2025-12-11T15:06:00Z" w16du:dateUtc="2025-12-11T18:06:00Z">
              <w:tcPr>
                <w:tcW w:w="1838" w:type="dxa"/>
                <w:vMerge w:val="restart"/>
              </w:tcPr>
            </w:tcPrChange>
          </w:tcPr>
          <w:p w14:paraId="6F12BFE4" w14:textId="77777777" w:rsidR="001662CE" w:rsidRDefault="001662CE" w:rsidP="00DF0F1B">
            <w:pPr>
              <w:pStyle w:val="TF-TEXTO-QUADRO"/>
              <w:jc w:val="center"/>
              <w:rPr>
                <w:sz w:val="18"/>
                <w:szCs w:val="18"/>
              </w:rPr>
            </w:pPr>
            <w:r>
              <w:rPr>
                <w:sz w:val="18"/>
                <w:szCs w:val="18"/>
              </w:rPr>
              <w:t>UX do aplicativo</w:t>
            </w:r>
          </w:p>
        </w:tc>
        <w:tc>
          <w:tcPr>
            <w:tcW w:w="4111" w:type="dxa"/>
            <w:tcPrChange w:id="854" w:author="Dalton Solano dos Reis" w:date="2025-12-11T15:06:00Z" w16du:dateUtc="2025-12-11T18:06:00Z">
              <w:tcPr>
                <w:tcW w:w="4961" w:type="dxa"/>
                <w:gridSpan w:val="2"/>
              </w:tcPr>
            </w:tcPrChange>
          </w:tcPr>
          <w:p w14:paraId="3D5881D1" w14:textId="77777777" w:rsidR="001662CE" w:rsidRDefault="001662CE" w:rsidP="00DF0F1B">
            <w:pPr>
              <w:pStyle w:val="TF-TEXTO-QUADRO"/>
              <w:rPr>
                <w:sz w:val="18"/>
                <w:szCs w:val="18"/>
              </w:rPr>
            </w:pPr>
            <w:r>
              <w:rPr>
                <w:sz w:val="18"/>
                <w:szCs w:val="18"/>
              </w:rPr>
              <w:t>P5. Como você avaliaria a facilidade do aplicativo?</w:t>
            </w:r>
          </w:p>
        </w:tc>
        <w:tc>
          <w:tcPr>
            <w:tcW w:w="3313" w:type="dxa"/>
            <w:tcPrChange w:id="855" w:author="Dalton Solano dos Reis" w:date="2025-12-11T15:06:00Z" w16du:dateUtc="2025-12-11T18:06:00Z">
              <w:tcPr>
                <w:tcW w:w="2463" w:type="dxa"/>
              </w:tcPr>
            </w:tcPrChange>
          </w:tcPr>
          <w:p w14:paraId="07790FA9" w14:textId="77777777" w:rsidR="001662CE" w:rsidRDefault="001662CE" w:rsidP="00DF0F1B">
            <w:pPr>
              <w:pStyle w:val="TF-TEXTO-QUADRO"/>
              <w:rPr>
                <w:sz w:val="18"/>
                <w:szCs w:val="18"/>
              </w:rPr>
            </w:pPr>
            <w:r>
              <w:rPr>
                <w:sz w:val="18"/>
                <w:szCs w:val="18"/>
              </w:rPr>
              <w:t>Escolha única obrigatória: Muito fácil, Fácil, Neutro, Difícil ou Muito difícil.</w:t>
            </w:r>
          </w:p>
        </w:tc>
      </w:tr>
      <w:tr w:rsidR="001662CE" w14:paraId="68D10DD9" w14:textId="77777777" w:rsidTr="00E8567B">
        <w:trPr>
          <w:jc w:val="center"/>
          <w:trPrChange w:id="856" w:author="Dalton Solano dos Reis" w:date="2025-12-11T15:06:00Z" w16du:dateUtc="2025-12-11T18:06:00Z">
            <w:trPr>
              <w:jc w:val="center"/>
            </w:trPr>
          </w:trPrChange>
        </w:trPr>
        <w:tc>
          <w:tcPr>
            <w:tcW w:w="1838" w:type="dxa"/>
            <w:vMerge/>
            <w:tcPrChange w:id="857" w:author="Dalton Solano dos Reis" w:date="2025-12-11T15:06:00Z" w16du:dateUtc="2025-12-11T18:06:00Z">
              <w:tcPr>
                <w:tcW w:w="1838" w:type="dxa"/>
                <w:vMerge/>
              </w:tcPr>
            </w:tcPrChange>
          </w:tcPr>
          <w:p w14:paraId="0EDF30B5" w14:textId="77777777" w:rsidR="001662CE" w:rsidRDefault="001662CE" w:rsidP="00DF0F1B">
            <w:pPr>
              <w:pStyle w:val="TF-TEXTO-QUADRO"/>
              <w:rPr>
                <w:sz w:val="18"/>
                <w:szCs w:val="18"/>
              </w:rPr>
            </w:pPr>
          </w:p>
        </w:tc>
        <w:tc>
          <w:tcPr>
            <w:tcW w:w="4111" w:type="dxa"/>
            <w:tcPrChange w:id="858" w:author="Dalton Solano dos Reis" w:date="2025-12-11T15:06:00Z" w16du:dateUtc="2025-12-11T18:06:00Z">
              <w:tcPr>
                <w:tcW w:w="4961" w:type="dxa"/>
                <w:gridSpan w:val="2"/>
              </w:tcPr>
            </w:tcPrChange>
          </w:tcPr>
          <w:p w14:paraId="235C5A16" w14:textId="77777777" w:rsidR="001662CE" w:rsidRDefault="001662CE" w:rsidP="00DF0F1B">
            <w:pPr>
              <w:pStyle w:val="TF-TEXTO-QUADRO"/>
              <w:rPr>
                <w:sz w:val="18"/>
                <w:szCs w:val="18"/>
              </w:rPr>
            </w:pPr>
            <w:r>
              <w:rPr>
                <w:sz w:val="18"/>
                <w:szCs w:val="18"/>
              </w:rPr>
              <w:t>P6. O design e a interface do aplicativo são agradáveis visualmente?</w:t>
            </w:r>
          </w:p>
        </w:tc>
        <w:tc>
          <w:tcPr>
            <w:tcW w:w="3313" w:type="dxa"/>
            <w:tcPrChange w:id="859" w:author="Dalton Solano dos Reis" w:date="2025-12-11T15:06:00Z" w16du:dateUtc="2025-12-11T18:06:00Z">
              <w:tcPr>
                <w:tcW w:w="2463" w:type="dxa"/>
              </w:tcPr>
            </w:tcPrChange>
          </w:tcPr>
          <w:p w14:paraId="28F8B8AA" w14:textId="77777777" w:rsidR="001662CE" w:rsidRDefault="001662CE" w:rsidP="00DF0F1B">
            <w:pPr>
              <w:pStyle w:val="TF-TEXTO-QUADRO"/>
              <w:rPr>
                <w:sz w:val="18"/>
                <w:szCs w:val="18"/>
              </w:rPr>
            </w:pPr>
            <w:r>
              <w:rPr>
                <w:sz w:val="18"/>
                <w:szCs w:val="18"/>
              </w:rPr>
              <w:t>Escolha única obrigatória: Sim, Não ou Neutro.</w:t>
            </w:r>
          </w:p>
        </w:tc>
      </w:tr>
      <w:tr w:rsidR="001662CE" w14:paraId="2BD5781E" w14:textId="77777777" w:rsidTr="00E8567B">
        <w:trPr>
          <w:jc w:val="center"/>
          <w:trPrChange w:id="860" w:author="Dalton Solano dos Reis" w:date="2025-12-11T15:06:00Z" w16du:dateUtc="2025-12-11T18:06:00Z">
            <w:trPr>
              <w:jc w:val="center"/>
            </w:trPr>
          </w:trPrChange>
        </w:trPr>
        <w:tc>
          <w:tcPr>
            <w:tcW w:w="1838" w:type="dxa"/>
            <w:vMerge/>
            <w:tcPrChange w:id="861" w:author="Dalton Solano dos Reis" w:date="2025-12-11T15:06:00Z" w16du:dateUtc="2025-12-11T18:06:00Z">
              <w:tcPr>
                <w:tcW w:w="1838" w:type="dxa"/>
                <w:vMerge/>
              </w:tcPr>
            </w:tcPrChange>
          </w:tcPr>
          <w:p w14:paraId="370D3199" w14:textId="77777777" w:rsidR="001662CE" w:rsidRDefault="001662CE" w:rsidP="00DF0F1B">
            <w:pPr>
              <w:pStyle w:val="TF-TEXTO-QUADRO"/>
              <w:rPr>
                <w:sz w:val="18"/>
                <w:szCs w:val="18"/>
              </w:rPr>
            </w:pPr>
          </w:p>
        </w:tc>
        <w:tc>
          <w:tcPr>
            <w:tcW w:w="4111" w:type="dxa"/>
            <w:tcPrChange w:id="862" w:author="Dalton Solano dos Reis" w:date="2025-12-11T15:06:00Z" w16du:dateUtc="2025-12-11T18:06:00Z">
              <w:tcPr>
                <w:tcW w:w="4961" w:type="dxa"/>
                <w:gridSpan w:val="2"/>
              </w:tcPr>
            </w:tcPrChange>
          </w:tcPr>
          <w:p w14:paraId="1034866A" w14:textId="77777777" w:rsidR="001662CE" w:rsidRDefault="001662CE" w:rsidP="00DF0F1B">
            <w:pPr>
              <w:pStyle w:val="TF-TEXTO-QUADRO"/>
              <w:rPr>
                <w:sz w:val="18"/>
                <w:szCs w:val="18"/>
              </w:rPr>
            </w:pPr>
            <w:r>
              <w:rPr>
                <w:sz w:val="18"/>
                <w:szCs w:val="18"/>
              </w:rPr>
              <w:t>P7. Você encontrou alguma dificuldade técnica?</w:t>
            </w:r>
          </w:p>
        </w:tc>
        <w:tc>
          <w:tcPr>
            <w:tcW w:w="3313" w:type="dxa"/>
            <w:tcPrChange w:id="863" w:author="Dalton Solano dos Reis" w:date="2025-12-11T15:06:00Z" w16du:dateUtc="2025-12-11T18:06:00Z">
              <w:tcPr>
                <w:tcW w:w="2463" w:type="dxa"/>
              </w:tcPr>
            </w:tcPrChange>
          </w:tcPr>
          <w:p w14:paraId="4A153D17" w14:textId="77777777" w:rsidR="001662CE" w:rsidRDefault="001662CE" w:rsidP="00DF0F1B">
            <w:pPr>
              <w:pStyle w:val="TF-TEXTO-QUADRO"/>
              <w:rPr>
                <w:sz w:val="18"/>
                <w:szCs w:val="18"/>
              </w:rPr>
            </w:pPr>
            <w:r>
              <w:rPr>
                <w:sz w:val="18"/>
                <w:szCs w:val="18"/>
              </w:rPr>
              <w:t>Múltipla escolha opcional: Lentidão, Erros, Travamentos ou texto livre.</w:t>
            </w:r>
          </w:p>
        </w:tc>
      </w:tr>
      <w:tr w:rsidR="001662CE" w14:paraId="3D80E9E9" w14:textId="77777777" w:rsidTr="00E8567B">
        <w:trPr>
          <w:jc w:val="center"/>
          <w:trPrChange w:id="864" w:author="Dalton Solano dos Reis" w:date="2025-12-11T15:06:00Z" w16du:dateUtc="2025-12-11T18:06:00Z">
            <w:trPr>
              <w:jc w:val="center"/>
            </w:trPr>
          </w:trPrChange>
        </w:trPr>
        <w:tc>
          <w:tcPr>
            <w:tcW w:w="1838" w:type="dxa"/>
            <w:vMerge w:val="restart"/>
            <w:tcPrChange w:id="865" w:author="Dalton Solano dos Reis" w:date="2025-12-11T15:06:00Z" w16du:dateUtc="2025-12-11T18:06:00Z">
              <w:tcPr>
                <w:tcW w:w="1838" w:type="dxa"/>
                <w:vMerge w:val="restart"/>
              </w:tcPr>
            </w:tcPrChange>
          </w:tcPr>
          <w:p w14:paraId="376DEBCB" w14:textId="77777777" w:rsidR="001662CE" w:rsidRDefault="001662CE" w:rsidP="00DF0F1B">
            <w:pPr>
              <w:pStyle w:val="TF-TEXTO-QUADRO"/>
              <w:jc w:val="center"/>
              <w:rPr>
                <w:sz w:val="18"/>
                <w:szCs w:val="18"/>
              </w:rPr>
            </w:pPr>
            <w:r>
              <w:rPr>
                <w:sz w:val="18"/>
                <w:szCs w:val="18"/>
              </w:rPr>
              <w:t>Funcionalidades específicas</w:t>
            </w:r>
          </w:p>
        </w:tc>
        <w:tc>
          <w:tcPr>
            <w:tcW w:w="4111" w:type="dxa"/>
            <w:tcPrChange w:id="866" w:author="Dalton Solano dos Reis" w:date="2025-12-11T15:06:00Z" w16du:dateUtc="2025-12-11T18:06:00Z">
              <w:tcPr>
                <w:tcW w:w="4961" w:type="dxa"/>
                <w:gridSpan w:val="2"/>
              </w:tcPr>
            </w:tcPrChange>
          </w:tcPr>
          <w:p w14:paraId="0EFB9CDF" w14:textId="77777777" w:rsidR="001662CE" w:rsidRDefault="001662CE" w:rsidP="00DF0F1B">
            <w:pPr>
              <w:pStyle w:val="TF-TEXTO-QUADRO"/>
              <w:rPr>
                <w:sz w:val="18"/>
                <w:szCs w:val="18"/>
              </w:rPr>
            </w:pPr>
            <w:r>
              <w:rPr>
                <w:sz w:val="18"/>
                <w:szCs w:val="18"/>
              </w:rPr>
              <w:t>P8. Como você avalia a funcionalidade de buscar e visualizar praias?</w:t>
            </w:r>
          </w:p>
        </w:tc>
        <w:tc>
          <w:tcPr>
            <w:tcW w:w="3313" w:type="dxa"/>
            <w:tcPrChange w:id="867" w:author="Dalton Solano dos Reis" w:date="2025-12-11T15:06:00Z" w16du:dateUtc="2025-12-11T18:06:00Z">
              <w:tcPr>
                <w:tcW w:w="2463" w:type="dxa"/>
              </w:tcPr>
            </w:tcPrChange>
          </w:tcPr>
          <w:p w14:paraId="65BDCD7C" w14:textId="77777777" w:rsidR="001662CE" w:rsidRDefault="001662CE" w:rsidP="00DF0F1B">
            <w:pPr>
              <w:pStyle w:val="TF-TEXTO-QUADRO"/>
              <w:rPr>
                <w:sz w:val="18"/>
                <w:szCs w:val="18"/>
              </w:rPr>
            </w:pPr>
            <w:r>
              <w:rPr>
                <w:sz w:val="18"/>
                <w:szCs w:val="18"/>
              </w:rPr>
              <w:t>Escolha única obrigatória: Excelente, Bom, Neuto, Ruim, Muito Ruim ou Não usei essa funcionalidade.</w:t>
            </w:r>
          </w:p>
        </w:tc>
      </w:tr>
      <w:tr w:rsidR="001662CE" w14:paraId="1CB4AAFD" w14:textId="77777777" w:rsidTr="00E8567B">
        <w:trPr>
          <w:jc w:val="center"/>
          <w:trPrChange w:id="868" w:author="Dalton Solano dos Reis" w:date="2025-12-11T15:06:00Z" w16du:dateUtc="2025-12-11T18:06:00Z">
            <w:trPr>
              <w:jc w:val="center"/>
            </w:trPr>
          </w:trPrChange>
        </w:trPr>
        <w:tc>
          <w:tcPr>
            <w:tcW w:w="1838" w:type="dxa"/>
            <w:vMerge/>
            <w:tcPrChange w:id="869" w:author="Dalton Solano dos Reis" w:date="2025-12-11T15:06:00Z" w16du:dateUtc="2025-12-11T18:06:00Z">
              <w:tcPr>
                <w:tcW w:w="1838" w:type="dxa"/>
                <w:vMerge/>
              </w:tcPr>
            </w:tcPrChange>
          </w:tcPr>
          <w:p w14:paraId="159A5DA6" w14:textId="77777777" w:rsidR="001662CE" w:rsidRDefault="001662CE" w:rsidP="00DF0F1B">
            <w:pPr>
              <w:pStyle w:val="TF-TEXTO-QUADRO"/>
              <w:rPr>
                <w:sz w:val="18"/>
                <w:szCs w:val="18"/>
              </w:rPr>
            </w:pPr>
          </w:p>
        </w:tc>
        <w:tc>
          <w:tcPr>
            <w:tcW w:w="4111" w:type="dxa"/>
            <w:tcPrChange w:id="870" w:author="Dalton Solano dos Reis" w:date="2025-12-11T15:06:00Z" w16du:dateUtc="2025-12-11T18:06:00Z">
              <w:tcPr>
                <w:tcW w:w="4961" w:type="dxa"/>
                <w:gridSpan w:val="2"/>
              </w:tcPr>
            </w:tcPrChange>
          </w:tcPr>
          <w:p w14:paraId="5E076027" w14:textId="77777777" w:rsidR="001662CE" w:rsidRDefault="001662CE" w:rsidP="00DF0F1B">
            <w:pPr>
              <w:pStyle w:val="TF-TEXTO-QUADRO"/>
              <w:rPr>
                <w:sz w:val="18"/>
                <w:szCs w:val="18"/>
              </w:rPr>
            </w:pPr>
            <w:r>
              <w:rPr>
                <w:sz w:val="18"/>
                <w:szCs w:val="18"/>
              </w:rPr>
              <w:t>P9. Como foi sua experiência ao enviar uma avaliação?</w:t>
            </w:r>
          </w:p>
        </w:tc>
        <w:tc>
          <w:tcPr>
            <w:tcW w:w="3313" w:type="dxa"/>
            <w:tcPrChange w:id="871" w:author="Dalton Solano dos Reis" w:date="2025-12-11T15:06:00Z" w16du:dateUtc="2025-12-11T18:06:00Z">
              <w:tcPr>
                <w:tcW w:w="2463" w:type="dxa"/>
              </w:tcPr>
            </w:tcPrChange>
          </w:tcPr>
          <w:p w14:paraId="5C009082" w14:textId="77777777" w:rsidR="001662CE" w:rsidRDefault="001662CE" w:rsidP="00DF0F1B">
            <w:pPr>
              <w:pStyle w:val="TF-TEXTO-QUADRO"/>
              <w:rPr>
                <w:sz w:val="18"/>
                <w:szCs w:val="18"/>
              </w:rPr>
            </w:pPr>
            <w:r>
              <w:rPr>
                <w:sz w:val="18"/>
                <w:szCs w:val="18"/>
              </w:rPr>
              <w:t>Escolha única obrigatória: Excelente, Bom, Neuto, Ruim, Muito Ruim ou Não usei essa funcionalidade.</w:t>
            </w:r>
          </w:p>
        </w:tc>
      </w:tr>
      <w:tr w:rsidR="001662CE" w14:paraId="0C7B5EBB" w14:textId="77777777" w:rsidTr="00E8567B">
        <w:trPr>
          <w:jc w:val="center"/>
          <w:trPrChange w:id="872" w:author="Dalton Solano dos Reis" w:date="2025-12-11T15:06:00Z" w16du:dateUtc="2025-12-11T18:06:00Z">
            <w:trPr>
              <w:jc w:val="center"/>
            </w:trPr>
          </w:trPrChange>
        </w:trPr>
        <w:tc>
          <w:tcPr>
            <w:tcW w:w="1838" w:type="dxa"/>
            <w:vMerge/>
            <w:tcPrChange w:id="873" w:author="Dalton Solano dos Reis" w:date="2025-12-11T15:06:00Z" w16du:dateUtc="2025-12-11T18:06:00Z">
              <w:tcPr>
                <w:tcW w:w="1838" w:type="dxa"/>
                <w:vMerge/>
              </w:tcPr>
            </w:tcPrChange>
          </w:tcPr>
          <w:p w14:paraId="5A1064A1" w14:textId="77777777" w:rsidR="001662CE" w:rsidRDefault="001662CE" w:rsidP="00DF0F1B">
            <w:pPr>
              <w:pStyle w:val="TF-TEXTO-QUADRO"/>
              <w:rPr>
                <w:sz w:val="18"/>
                <w:szCs w:val="18"/>
              </w:rPr>
            </w:pPr>
          </w:p>
        </w:tc>
        <w:tc>
          <w:tcPr>
            <w:tcW w:w="4111" w:type="dxa"/>
            <w:tcPrChange w:id="874" w:author="Dalton Solano dos Reis" w:date="2025-12-11T15:06:00Z" w16du:dateUtc="2025-12-11T18:06:00Z">
              <w:tcPr>
                <w:tcW w:w="4961" w:type="dxa"/>
                <w:gridSpan w:val="2"/>
              </w:tcPr>
            </w:tcPrChange>
          </w:tcPr>
          <w:p w14:paraId="41F16196" w14:textId="77777777" w:rsidR="001662CE" w:rsidRDefault="001662CE" w:rsidP="00DF0F1B">
            <w:pPr>
              <w:pStyle w:val="TF-TEXTO-QUADRO"/>
              <w:rPr>
                <w:sz w:val="18"/>
                <w:szCs w:val="18"/>
              </w:rPr>
            </w:pPr>
            <w:r>
              <w:rPr>
                <w:sz w:val="18"/>
                <w:szCs w:val="18"/>
              </w:rPr>
              <w:t>P10. A funcionalidade de selecionar categorias foi útil?</w:t>
            </w:r>
          </w:p>
        </w:tc>
        <w:tc>
          <w:tcPr>
            <w:tcW w:w="3313" w:type="dxa"/>
            <w:tcPrChange w:id="875" w:author="Dalton Solano dos Reis" w:date="2025-12-11T15:06:00Z" w16du:dateUtc="2025-12-11T18:06:00Z">
              <w:tcPr>
                <w:tcW w:w="2463" w:type="dxa"/>
              </w:tcPr>
            </w:tcPrChange>
          </w:tcPr>
          <w:p w14:paraId="64397CF3" w14:textId="77777777" w:rsidR="001662CE" w:rsidRDefault="001662CE" w:rsidP="00DF0F1B">
            <w:pPr>
              <w:pStyle w:val="TF-TEXTO-QUADRO"/>
              <w:rPr>
                <w:sz w:val="18"/>
                <w:szCs w:val="18"/>
              </w:rPr>
            </w:pPr>
            <w:r>
              <w:rPr>
                <w:sz w:val="18"/>
                <w:szCs w:val="18"/>
              </w:rPr>
              <w:t>Escolha única obrigatória: Sim, Parcialmente, Não ou Não usei essa funcionalidade.</w:t>
            </w:r>
          </w:p>
        </w:tc>
      </w:tr>
      <w:tr w:rsidR="001662CE" w14:paraId="5D80D625" w14:textId="77777777" w:rsidTr="00E8567B">
        <w:trPr>
          <w:jc w:val="center"/>
          <w:trPrChange w:id="876" w:author="Dalton Solano dos Reis" w:date="2025-12-11T15:06:00Z" w16du:dateUtc="2025-12-11T18:06:00Z">
            <w:trPr>
              <w:jc w:val="center"/>
            </w:trPr>
          </w:trPrChange>
        </w:trPr>
        <w:tc>
          <w:tcPr>
            <w:tcW w:w="1838" w:type="dxa"/>
            <w:vMerge/>
            <w:tcPrChange w:id="877" w:author="Dalton Solano dos Reis" w:date="2025-12-11T15:06:00Z" w16du:dateUtc="2025-12-11T18:06:00Z">
              <w:tcPr>
                <w:tcW w:w="1838" w:type="dxa"/>
                <w:vMerge/>
              </w:tcPr>
            </w:tcPrChange>
          </w:tcPr>
          <w:p w14:paraId="73EDE759" w14:textId="77777777" w:rsidR="001662CE" w:rsidRDefault="001662CE" w:rsidP="00DF0F1B">
            <w:pPr>
              <w:pStyle w:val="TF-TEXTO-QUADRO"/>
              <w:rPr>
                <w:sz w:val="18"/>
                <w:szCs w:val="18"/>
              </w:rPr>
            </w:pPr>
          </w:p>
        </w:tc>
        <w:tc>
          <w:tcPr>
            <w:tcW w:w="4111" w:type="dxa"/>
            <w:tcPrChange w:id="878" w:author="Dalton Solano dos Reis" w:date="2025-12-11T15:06:00Z" w16du:dateUtc="2025-12-11T18:06:00Z">
              <w:tcPr>
                <w:tcW w:w="4961" w:type="dxa"/>
                <w:gridSpan w:val="2"/>
              </w:tcPr>
            </w:tcPrChange>
          </w:tcPr>
          <w:p w14:paraId="08D1431D" w14:textId="77777777" w:rsidR="001662CE" w:rsidRDefault="001662CE" w:rsidP="00DF0F1B">
            <w:pPr>
              <w:pStyle w:val="TF-TEXTO-QUADRO"/>
              <w:rPr>
                <w:sz w:val="18"/>
                <w:szCs w:val="18"/>
              </w:rPr>
            </w:pPr>
            <w:r>
              <w:rPr>
                <w:sz w:val="18"/>
                <w:szCs w:val="18"/>
              </w:rPr>
              <w:t>P11. A funcionalidade de sugerir novas praias foi útil?</w:t>
            </w:r>
          </w:p>
        </w:tc>
        <w:tc>
          <w:tcPr>
            <w:tcW w:w="3313" w:type="dxa"/>
            <w:tcPrChange w:id="879" w:author="Dalton Solano dos Reis" w:date="2025-12-11T15:06:00Z" w16du:dateUtc="2025-12-11T18:06:00Z">
              <w:tcPr>
                <w:tcW w:w="2463" w:type="dxa"/>
              </w:tcPr>
            </w:tcPrChange>
          </w:tcPr>
          <w:p w14:paraId="5F0853B9" w14:textId="77777777" w:rsidR="001662CE" w:rsidRDefault="001662CE" w:rsidP="00DF0F1B">
            <w:pPr>
              <w:pStyle w:val="TF-TEXTO-QUADRO"/>
              <w:rPr>
                <w:sz w:val="18"/>
                <w:szCs w:val="18"/>
              </w:rPr>
            </w:pPr>
            <w:r>
              <w:rPr>
                <w:sz w:val="18"/>
                <w:szCs w:val="18"/>
              </w:rPr>
              <w:t>Escolha única obrigatória: Sim, Parcialmente, Não ou Não usei essa funcionalidade.</w:t>
            </w:r>
          </w:p>
        </w:tc>
      </w:tr>
      <w:tr w:rsidR="001662CE" w14:paraId="5E6281DE" w14:textId="77777777" w:rsidTr="00E8567B">
        <w:trPr>
          <w:jc w:val="center"/>
          <w:trPrChange w:id="880" w:author="Dalton Solano dos Reis" w:date="2025-12-11T15:06:00Z" w16du:dateUtc="2025-12-11T18:06:00Z">
            <w:trPr>
              <w:jc w:val="center"/>
            </w:trPr>
          </w:trPrChange>
        </w:trPr>
        <w:tc>
          <w:tcPr>
            <w:tcW w:w="1838" w:type="dxa"/>
            <w:vMerge/>
            <w:tcPrChange w:id="881" w:author="Dalton Solano dos Reis" w:date="2025-12-11T15:06:00Z" w16du:dateUtc="2025-12-11T18:06:00Z">
              <w:tcPr>
                <w:tcW w:w="1838" w:type="dxa"/>
                <w:vMerge/>
              </w:tcPr>
            </w:tcPrChange>
          </w:tcPr>
          <w:p w14:paraId="32A41F89" w14:textId="77777777" w:rsidR="001662CE" w:rsidRDefault="001662CE" w:rsidP="00DF0F1B">
            <w:pPr>
              <w:pStyle w:val="TF-TEXTO-QUADRO"/>
              <w:rPr>
                <w:sz w:val="18"/>
                <w:szCs w:val="18"/>
              </w:rPr>
            </w:pPr>
          </w:p>
        </w:tc>
        <w:tc>
          <w:tcPr>
            <w:tcW w:w="4111" w:type="dxa"/>
            <w:tcPrChange w:id="882" w:author="Dalton Solano dos Reis" w:date="2025-12-11T15:06:00Z" w16du:dateUtc="2025-12-11T18:06:00Z">
              <w:tcPr>
                <w:tcW w:w="4961" w:type="dxa"/>
                <w:gridSpan w:val="2"/>
              </w:tcPr>
            </w:tcPrChange>
          </w:tcPr>
          <w:p w14:paraId="5D5A994B" w14:textId="77777777" w:rsidR="001662CE" w:rsidRDefault="001662CE" w:rsidP="00DF0F1B">
            <w:pPr>
              <w:pStyle w:val="TF-TEXTO-QUADRO"/>
              <w:rPr>
                <w:sz w:val="18"/>
                <w:szCs w:val="18"/>
              </w:rPr>
            </w:pPr>
            <w:r>
              <w:rPr>
                <w:sz w:val="18"/>
                <w:szCs w:val="18"/>
              </w:rPr>
              <w:t>P12. O mapa e a localização das praias abriram corretamente?</w:t>
            </w:r>
          </w:p>
        </w:tc>
        <w:tc>
          <w:tcPr>
            <w:tcW w:w="3313" w:type="dxa"/>
            <w:tcPrChange w:id="883" w:author="Dalton Solano dos Reis" w:date="2025-12-11T15:06:00Z" w16du:dateUtc="2025-12-11T18:06:00Z">
              <w:tcPr>
                <w:tcW w:w="2463" w:type="dxa"/>
              </w:tcPr>
            </w:tcPrChange>
          </w:tcPr>
          <w:p w14:paraId="77B7B9DE" w14:textId="77777777" w:rsidR="001662CE" w:rsidRDefault="001662CE" w:rsidP="00DF0F1B">
            <w:pPr>
              <w:pStyle w:val="TF-TEXTO-QUADRO"/>
              <w:rPr>
                <w:sz w:val="18"/>
                <w:szCs w:val="18"/>
              </w:rPr>
            </w:pPr>
            <w:r>
              <w:rPr>
                <w:sz w:val="18"/>
                <w:szCs w:val="18"/>
              </w:rPr>
              <w:t>Escolha única obrigatória: Sim, Não ou Não usei essa funcionalidade.</w:t>
            </w:r>
          </w:p>
        </w:tc>
      </w:tr>
      <w:tr w:rsidR="001662CE" w14:paraId="31D32490" w14:textId="77777777" w:rsidTr="00E8567B">
        <w:trPr>
          <w:jc w:val="center"/>
          <w:trPrChange w:id="884" w:author="Dalton Solano dos Reis" w:date="2025-12-11T15:06:00Z" w16du:dateUtc="2025-12-11T18:06:00Z">
            <w:trPr>
              <w:jc w:val="center"/>
            </w:trPr>
          </w:trPrChange>
        </w:trPr>
        <w:tc>
          <w:tcPr>
            <w:tcW w:w="1838" w:type="dxa"/>
            <w:vMerge/>
            <w:tcPrChange w:id="885" w:author="Dalton Solano dos Reis" w:date="2025-12-11T15:06:00Z" w16du:dateUtc="2025-12-11T18:06:00Z">
              <w:tcPr>
                <w:tcW w:w="1838" w:type="dxa"/>
                <w:vMerge/>
              </w:tcPr>
            </w:tcPrChange>
          </w:tcPr>
          <w:p w14:paraId="041D042F" w14:textId="77777777" w:rsidR="001662CE" w:rsidRDefault="001662CE" w:rsidP="00DF0F1B">
            <w:pPr>
              <w:pStyle w:val="TF-TEXTO-QUADRO"/>
              <w:rPr>
                <w:sz w:val="18"/>
                <w:szCs w:val="18"/>
              </w:rPr>
            </w:pPr>
          </w:p>
        </w:tc>
        <w:tc>
          <w:tcPr>
            <w:tcW w:w="4111" w:type="dxa"/>
            <w:tcPrChange w:id="886" w:author="Dalton Solano dos Reis" w:date="2025-12-11T15:06:00Z" w16du:dateUtc="2025-12-11T18:06:00Z">
              <w:tcPr>
                <w:tcW w:w="4961" w:type="dxa"/>
                <w:gridSpan w:val="2"/>
              </w:tcPr>
            </w:tcPrChange>
          </w:tcPr>
          <w:p w14:paraId="68362D14" w14:textId="77777777" w:rsidR="001662CE" w:rsidRDefault="001662CE" w:rsidP="00DF0F1B">
            <w:pPr>
              <w:pStyle w:val="TF-TEXTO-QUADRO"/>
              <w:rPr>
                <w:sz w:val="18"/>
                <w:szCs w:val="18"/>
              </w:rPr>
            </w:pPr>
            <w:r>
              <w:rPr>
                <w:sz w:val="18"/>
                <w:szCs w:val="18"/>
              </w:rPr>
              <w:t>P13. Você sentiu falta de alguma funcionalidade no aplicativo?</w:t>
            </w:r>
          </w:p>
        </w:tc>
        <w:tc>
          <w:tcPr>
            <w:tcW w:w="3313" w:type="dxa"/>
            <w:tcPrChange w:id="887" w:author="Dalton Solano dos Reis" w:date="2025-12-11T15:06:00Z" w16du:dateUtc="2025-12-11T18:06:00Z">
              <w:tcPr>
                <w:tcW w:w="2463" w:type="dxa"/>
              </w:tcPr>
            </w:tcPrChange>
          </w:tcPr>
          <w:p w14:paraId="016C4657" w14:textId="77777777" w:rsidR="001662CE" w:rsidRDefault="001662CE" w:rsidP="00DF0F1B">
            <w:pPr>
              <w:pStyle w:val="TF-TEXTO-QUADRO"/>
              <w:rPr>
                <w:sz w:val="18"/>
                <w:szCs w:val="18"/>
              </w:rPr>
            </w:pPr>
            <w:r>
              <w:rPr>
                <w:sz w:val="18"/>
                <w:szCs w:val="18"/>
              </w:rPr>
              <w:t>Texto livre opcional</w:t>
            </w:r>
          </w:p>
        </w:tc>
      </w:tr>
      <w:tr w:rsidR="001662CE" w14:paraId="07BF3B13" w14:textId="77777777" w:rsidTr="00E8567B">
        <w:trPr>
          <w:jc w:val="center"/>
          <w:trPrChange w:id="888" w:author="Dalton Solano dos Reis" w:date="2025-12-11T15:06:00Z" w16du:dateUtc="2025-12-11T18:06:00Z">
            <w:trPr>
              <w:jc w:val="center"/>
            </w:trPr>
          </w:trPrChange>
        </w:trPr>
        <w:tc>
          <w:tcPr>
            <w:tcW w:w="1838" w:type="dxa"/>
            <w:vMerge w:val="restart"/>
            <w:tcPrChange w:id="889" w:author="Dalton Solano dos Reis" w:date="2025-12-11T15:06:00Z" w16du:dateUtc="2025-12-11T18:06:00Z">
              <w:tcPr>
                <w:tcW w:w="1838" w:type="dxa"/>
                <w:vMerge w:val="restart"/>
              </w:tcPr>
            </w:tcPrChange>
          </w:tcPr>
          <w:p w14:paraId="0C2E818F" w14:textId="77777777" w:rsidR="001662CE" w:rsidRDefault="001662CE" w:rsidP="00DF0F1B">
            <w:pPr>
              <w:pStyle w:val="TF-TEXTO-QUADRO"/>
              <w:jc w:val="center"/>
              <w:rPr>
                <w:sz w:val="18"/>
                <w:szCs w:val="18"/>
              </w:rPr>
            </w:pPr>
            <w:r>
              <w:rPr>
                <w:sz w:val="18"/>
                <w:szCs w:val="18"/>
              </w:rPr>
              <w:t>Satisfação Geral</w:t>
            </w:r>
          </w:p>
        </w:tc>
        <w:tc>
          <w:tcPr>
            <w:tcW w:w="4111" w:type="dxa"/>
            <w:tcPrChange w:id="890" w:author="Dalton Solano dos Reis" w:date="2025-12-11T15:06:00Z" w16du:dateUtc="2025-12-11T18:06:00Z">
              <w:tcPr>
                <w:tcW w:w="4961" w:type="dxa"/>
                <w:gridSpan w:val="2"/>
              </w:tcPr>
            </w:tcPrChange>
          </w:tcPr>
          <w:p w14:paraId="6F2CF060" w14:textId="77777777" w:rsidR="001662CE" w:rsidRDefault="001662CE" w:rsidP="00DF0F1B">
            <w:pPr>
              <w:pStyle w:val="TF-TEXTO-QUADRO"/>
              <w:rPr>
                <w:sz w:val="18"/>
                <w:szCs w:val="18"/>
              </w:rPr>
            </w:pPr>
            <w:r>
              <w:rPr>
                <w:sz w:val="18"/>
                <w:szCs w:val="18"/>
              </w:rPr>
              <w:t>P14. Qual sua satisfação geral com o aplicativo?</w:t>
            </w:r>
          </w:p>
        </w:tc>
        <w:tc>
          <w:tcPr>
            <w:tcW w:w="3313" w:type="dxa"/>
            <w:tcPrChange w:id="891" w:author="Dalton Solano dos Reis" w:date="2025-12-11T15:06:00Z" w16du:dateUtc="2025-12-11T18:06:00Z">
              <w:tcPr>
                <w:tcW w:w="2463" w:type="dxa"/>
              </w:tcPr>
            </w:tcPrChange>
          </w:tcPr>
          <w:p w14:paraId="2A0E7585" w14:textId="77777777" w:rsidR="001662CE" w:rsidRDefault="001662CE" w:rsidP="00DF0F1B">
            <w:pPr>
              <w:pStyle w:val="TF-TEXTO-QUADRO"/>
              <w:rPr>
                <w:sz w:val="18"/>
                <w:szCs w:val="18"/>
              </w:rPr>
            </w:pPr>
            <w:r>
              <w:rPr>
                <w:sz w:val="18"/>
                <w:szCs w:val="18"/>
              </w:rPr>
              <w:t>Escolha única obrigatória: Muito satisfeito, Satisfeito, Parcial, Insatisfeito ou Muito Insatisfeito.</w:t>
            </w:r>
          </w:p>
        </w:tc>
      </w:tr>
      <w:tr w:rsidR="001662CE" w14:paraId="04CFF6FD" w14:textId="77777777" w:rsidTr="00E8567B">
        <w:trPr>
          <w:jc w:val="center"/>
          <w:trPrChange w:id="892" w:author="Dalton Solano dos Reis" w:date="2025-12-11T15:06:00Z" w16du:dateUtc="2025-12-11T18:06:00Z">
            <w:trPr>
              <w:jc w:val="center"/>
            </w:trPr>
          </w:trPrChange>
        </w:trPr>
        <w:tc>
          <w:tcPr>
            <w:tcW w:w="1838" w:type="dxa"/>
            <w:vMerge/>
            <w:tcPrChange w:id="893" w:author="Dalton Solano dos Reis" w:date="2025-12-11T15:06:00Z" w16du:dateUtc="2025-12-11T18:06:00Z">
              <w:tcPr>
                <w:tcW w:w="1838" w:type="dxa"/>
                <w:vMerge/>
              </w:tcPr>
            </w:tcPrChange>
          </w:tcPr>
          <w:p w14:paraId="4E49ED84" w14:textId="77777777" w:rsidR="001662CE" w:rsidRDefault="001662CE" w:rsidP="00DF0F1B">
            <w:pPr>
              <w:pStyle w:val="TF-TEXTO-QUADRO"/>
              <w:rPr>
                <w:sz w:val="18"/>
                <w:szCs w:val="18"/>
              </w:rPr>
            </w:pPr>
          </w:p>
        </w:tc>
        <w:tc>
          <w:tcPr>
            <w:tcW w:w="4111" w:type="dxa"/>
            <w:tcPrChange w:id="894" w:author="Dalton Solano dos Reis" w:date="2025-12-11T15:06:00Z" w16du:dateUtc="2025-12-11T18:06:00Z">
              <w:tcPr>
                <w:tcW w:w="4961" w:type="dxa"/>
                <w:gridSpan w:val="2"/>
              </w:tcPr>
            </w:tcPrChange>
          </w:tcPr>
          <w:p w14:paraId="0529C1D7" w14:textId="77777777" w:rsidR="001662CE" w:rsidRDefault="001662CE" w:rsidP="00DF0F1B">
            <w:pPr>
              <w:pStyle w:val="TF-TEXTO-QUADRO"/>
              <w:rPr>
                <w:sz w:val="18"/>
                <w:szCs w:val="18"/>
              </w:rPr>
            </w:pPr>
            <w:r>
              <w:rPr>
                <w:sz w:val="18"/>
                <w:szCs w:val="18"/>
              </w:rPr>
              <w:t>P15. Você recomendaria o aplicativo para outras pessoas?</w:t>
            </w:r>
          </w:p>
        </w:tc>
        <w:tc>
          <w:tcPr>
            <w:tcW w:w="3313" w:type="dxa"/>
            <w:tcPrChange w:id="895" w:author="Dalton Solano dos Reis" w:date="2025-12-11T15:06:00Z" w16du:dateUtc="2025-12-11T18:06:00Z">
              <w:tcPr>
                <w:tcW w:w="2463" w:type="dxa"/>
              </w:tcPr>
            </w:tcPrChange>
          </w:tcPr>
          <w:p w14:paraId="2DFE0343" w14:textId="77777777" w:rsidR="001662CE" w:rsidRDefault="001662CE" w:rsidP="00DF0F1B">
            <w:pPr>
              <w:pStyle w:val="TF-TEXTO-QUADRO"/>
              <w:rPr>
                <w:sz w:val="18"/>
                <w:szCs w:val="18"/>
              </w:rPr>
            </w:pPr>
            <w:r>
              <w:rPr>
                <w:sz w:val="18"/>
                <w:szCs w:val="18"/>
              </w:rPr>
              <w:t>Escolha única obrigatória: Sim, Não ou Talvez.</w:t>
            </w:r>
          </w:p>
        </w:tc>
      </w:tr>
      <w:tr w:rsidR="001662CE" w14:paraId="15C0C497" w14:textId="77777777" w:rsidTr="00E8567B">
        <w:trPr>
          <w:jc w:val="center"/>
          <w:trPrChange w:id="896" w:author="Dalton Solano dos Reis" w:date="2025-12-11T15:06:00Z" w16du:dateUtc="2025-12-11T18:06:00Z">
            <w:trPr>
              <w:jc w:val="center"/>
            </w:trPr>
          </w:trPrChange>
        </w:trPr>
        <w:tc>
          <w:tcPr>
            <w:tcW w:w="1838" w:type="dxa"/>
            <w:vMerge/>
            <w:tcPrChange w:id="897" w:author="Dalton Solano dos Reis" w:date="2025-12-11T15:06:00Z" w16du:dateUtc="2025-12-11T18:06:00Z">
              <w:tcPr>
                <w:tcW w:w="1838" w:type="dxa"/>
                <w:vMerge/>
              </w:tcPr>
            </w:tcPrChange>
          </w:tcPr>
          <w:p w14:paraId="3942ECA0" w14:textId="77777777" w:rsidR="001662CE" w:rsidRDefault="001662CE" w:rsidP="00DF0F1B">
            <w:pPr>
              <w:pStyle w:val="TF-TEXTO-QUADRO"/>
              <w:rPr>
                <w:sz w:val="18"/>
                <w:szCs w:val="18"/>
              </w:rPr>
            </w:pPr>
          </w:p>
        </w:tc>
        <w:tc>
          <w:tcPr>
            <w:tcW w:w="4111" w:type="dxa"/>
            <w:tcPrChange w:id="898" w:author="Dalton Solano dos Reis" w:date="2025-12-11T15:06:00Z" w16du:dateUtc="2025-12-11T18:06:00Z">
              <w:tcPr>
                <w:tcW w:w="4961" w:type="dxa"/>
                <w:gridSpan w:val="2"/>
              </w:tcPr>
            </w:tcPrChange>
          </w:tcPr>
          <w:p w14:paraId="577C901D" w14:textId="77777777" w:rsidR="001662CE" w:rsidRDefault="001662CE" w:rsidP="00DF0F1B">
            <w:pPr>
              <w:pStyle w:val="TF-TEXTO-QUADRO"/>
              <w:rPr>
                <w:sz w:val="18"/>
                <w:szCs w:val="18"/>
              </w:rPr>
            </w:pPr>
            <w:r>
              <w:rPr>
                <w:sz w:val="18"/>
                <w:szCs w:val="18"/>
              </w:rPr>
              <w:t>P16. Deixe aqui sua opinião geral ou sugestões de melhoria para o aplicativo.</w:t>
            </w:r>
          </w:p>
        </w:tc>
        <w:tc>
          <w:tcPr>
            <w:tcW w:w="3313" w:type="dxa"/>
            <w:tcPrChange w:id="899" w:author="Dalton Solano dos Reis" w:date="2025-12-11T15:06:00Z" w16du:dateUtc="2025-12-11T18:06:00Z">
              <w:tcPr>
                <w:tcW w:w="2463" w:type="dxa"/>
              </w:tcPr>
            </w:tcPrChange>
          </w:tcPr>
          <w:p w14:paraId="60B18824" w14:textId="77777777" w:rsidR="001662CE" w:rsidRDefault="001662CE" w:rsidP="00DF0F1B">
            <w:pPr>
              <w:pStyle w:val="TF-TEXTO-QUADRO"/>
              <w:rPr>
                <w:sz w:val="18"/>
                <w:szCs w:val="18"/>
              </w:rPr>
            </w:pPr>
            <w:r>
              <w:rPr>
                <w:sz w:val="18"/>
                <w:szCs w:val="18"/>
              </w:rPr>
              <w:t>Texto livre opcional.</w:t>
            </w:r>
          </w:p>
        </w:tc>
      </w:tr>
    </w:tbl>
    <w:p w14:paraId="1F42A3D5" w14:textId="77777777" w:rsidR="001662CE" w:rsidRPr="00477B5E" w:rsidRDefault="001662CE" w:rsidP="001662CE">
      <w:pPr>
        <w:pStyle w:val="TF-FONTE"/>
      </w:pPr>
      <w:r>
        <w:t>Fonte: elaborado pelo autor (2025).</w:t>
      </w:r>
    </w:p>
    <w:p w14:paraId="10B3039C" w14:textId="77777777" w:rsidR="001662CE" w:rsidRPr="001662CE" w:rsidRDefault="001662CE" w:rsidP="001662CE">
      <w:pPr>
        <w:pStyle w:val="TF-TEXTO"/>
      </w:pPr>
    </w:p>
    <w:sectPr w:rsidR="001662CE" w:rsidRPr="001662CE" w:rsidSect="004F628A">
      <w:footerReference w:type="default" r:id="rId43"/>
      <w:footerReference w:type="first" r:id="rId44"/>
      <w:pgSz w:w="11907" w:h="16840" w:code="9"/>
      <w:pgMar w:top="1701" w:right="1134" w:bottom="1134" w:left="1134"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Dalton Solano dos Reis" w:date="2025-12-10T19:39:00Z" w:initials="DS">
    <w:p w14:paraId="1BF3D5A7" w14:textId="77777777" w:rsidR="00D105AD" w:rsidRDefault="00D105AD" w:rsidP="00D105AD">
      <w:r>
        <w:rPr>
          <w:rStyle w:val="Refdecomentrio"/>
        </w:rPr>
        <w:annotationRef/>
      </w:r>
      <w:r>
        <w:rPr>
          <w:sz w:val="20"/>
          <w:szCs w:val="20"/>
        </w:rPr>
        <w:t>Arrumar em TODO o texto todas as citações.</w:t>
      </w:r>
    </w:p>
    <w:p w14:paraId="74582DA6" w14:textId="77777777" w:rsidR="00D105AD" w:rsidRDefault="00D105AD" w:rsidP="00D105AD">
      <w:r>
        <w:rPr>
          <w:sz w:val="20"/>
          <w:szCs w:val="20"/>
        </w:rPr>
        <w:t>As citações não ficam tudo em maiúsculo.</w:t>
      </w:r>
    </w:p>
    <w:p w14:paraId="75DC2C2B" w14:textId="77777777" w:rsidR="00D105AD" w:rsidRDefault="00D105AD" w:rsidP="00D105AD"/>
    <w:p w14:paraId="2F93A80D" w14:textId="77777777" w:rsidR="00D105AD" w:rsidRDefault="00D105AD" w:rsidP="00D105AD">
      <w:r>
        <w:rPr>
          <w:sz w:val="20"/>
          <w:szCs w:val="20"/>
        </w:rPr>
        <w:t>(Carvalho, 2018)</w:t>
      </w:r>
    </w:p>
  </w:comment>
  <w:comment w:id="11" w:author="Dalton Solano dos Reis" w:date="2025-12-10T19:41:00Z" w:initials="DS">
    <w:p w14:paraId="7F1C0E23" w14:textId="77777777" w:rsidR="00D105AD" w:rsidRDefault="00D105AD" w:rsidP="00D105AD">
      <w:r>
        <w:rPr>
          <w:rStyle w:val="Refdecomentrio"/>
        </w:rPr>
        <w:annotationRef/>
      </w:r>
      <w:r>
        <w:rPr>
          <w:sz w:val="20"/>
          <w:szCs w:val="20"/>
        </w:rPr>
        <w:t>Não é mais uma proposta ..</w:t>
      </w:r>
    </w:p>
  </w:comment>
  <w:comment w:id="36" w:author="Dalton Solano dos Reis" w:date="2025-12-10T19:45:00Z" w:initials="DS">
    <w:p w14:paraId="24C54B19" w14:textId="77777777" w:rsidR="00D105AD" w:rsidRDefault="00D105AD" w:rsidP="00D105AD">
      <w:r>
        <w:rPr>
          <w:rStyle w:val="Refdecomentrio"/>
        </w:rPr>
        <w:annotationRef/>
      </w:r>
      <w:r>
        <w:rPr>
          <w:sz w:val="20"/>
          <w:szCs w:val="20"/>
        </w:rPr>
        <w:t>Opss, falta conteúdo nessa subseção. Aumentar ...</w:t>
      </w:r>
    </w:p>
  </w:comment>
  <w:comment w:id="37" w:author="Dalton Solano dos Reis" w:date="2025-12-10T19:45:00Z" w:initials="DS">
    <w:p w14:paraId="42BE5489" w14:textId="77777777" w:rsidR="00D105AD" w:rsidRDefault="00D105AD" w:rsidP="00D105AD">
      <w:r>
        <w:rPr>
          <w:rStyle w:val="Refdecomentrio"/>
        </w:rPr>
        <w:annotationRef/>
      </w:r>
      <w:r>
        <w:rPr>
          <w:sz w:val="20"/>
          <w:szCs w:val="20"/>
        </w:rPr>
        <w:t>Opss, falta conteúdo nessa subseção. Aumentar ...</w:t>
      </w:r>
    </w:p>
  </w:comment>
  <w:comment w:id="38" w:author="Dalton Solano dos Reis" w:date="2025-12-11T14:54:00Z" w:initials="DS">
    <w:p w14:paraId="0ECE9103" w14:textId="77777777" w:rsidR="00415049" w:rsidRDefault="00415049" w:rsidP="00415049">
      <w:r>
        <w:rPr>
          <w:rStyle w:val="Refdecomentrio"/>
        </w:rPr>
        <w:annotationRef/>
      </w:r>
      <w:r>
        <w:rPr>
          <w:sz w:val="20"/>
          <w:szCs w:val="20"/>
        </w:rPr>
        <w:t>Referência não encontrada.</w:t>
      </w:r>
    </w:p>
  </w:comment>
  <w:comment w:id="40" w:author="Dalton Solano dos Reis" w:date="2025-12-11T09:42:00Z" w:initials="DS">
    <w:p w14:paraId="117EC28A" w14:textId="77777777" w:rsidR="00F54C47" w:rsidRDefault="00F54C47" w:rsidP="00F54C47">
      <w:r>
        <w:rPr>
          <w:rStyle w:val="Refdecomentrio"/>
        </w:rPr>
        <w:annotationRef/>
      </w:r>
      <w:r>
        <w:rPr>
          <w:sz w:val="20"/>
          <w:szCs w:val="20"/>
        </w:rPr>
        <w:t>Só um comentário:</w:t>
      </w:r>
    </w:p>
    <w:p w14:paraId="46F9D40A" w14:textId="77777777" w:rsidR="00F54C47" w:rsidRDefault="00F54C47" w:rsidP="00F54C47">
      <w:r>
        <w:rPr>
          <w:sz w:val="20"/>
          <w:szCs w:val="20"/>
        </w:rPr>
        <w:t>Apple Marés</w:t>
      </w:r>
    </w:p>
    <w:p w14:paraId="14BCC313" w14:textId="77777777" w:rsidR="00F54C47" w:rsidRDefault="00F54C47" w:rsidP="00F54C47">
      <w:hyperlink r:id="rId1" w:history="1">
        <w:r w:rsidRPr="00D34564">
          <w:rPr>
            <w:rStyle w:val="Hyperlink"/>
            <w:noProof w:val="0"/>
            <w:sz w:val="20"/>
            <w:szCs w:val="20"/>
          </w:rPr>
          <w:t>https://support.apple.com/pt-br/guide/watch/apdaf449a0bd/watchos</w:t>
        </w:r>
      </w:hyperlink>
    </w:p>
  </w:comment>
  <w:comment w:id="41" w:author="Dalton Solano dos Reis" w:date="2025-12-11T20:22:00Z" w:initials="DS">
    <w:p w14:paraId="365F3F0A" w14:textId="77777777" w:rsidR="00B35582" w:rsidRDefault="00B35582" w:rsidP="00B35582">
      <w:r>
        <w:rPr>
          <w:rStyle w:val="Refdecomentrio"/>
        </w:rPr>
        <w:annotationRef/>
      </w:r>
      <w:r>
        <w:rPr>
          <w:sz w:val="20"/>
          <w:szCs w:val="20"/>
        </w:rPr>
        <w:t>Reordena a ordem dos correlatos da mesma ordem do que usou nos slides.</w:t>
      </w:r>
    </w:p>
  </w:comment>
  <w:comment w:id="42" w:author="Dalton Solano dos Reis" w:date="2025-12-11T09:17:00Z" w:initials="DS">
    <w:p w14:paraId="55E05AFE" w14:textId="77777777" w:rsidR="00FD63B4" w:rsidRDefault="00FD63B4" w:rsidP="00FD63B4">
      <w:r>
        <w:rPr>
          <w:rStyle w:val="Refdecomentrio"/>
        </w:rPr>
        <w:annotationRef/>
      </w:r>
      <w:r>
        <w:rPr>
          <w:sz w:val="20"/>
          <w:szCs w:val="20"/>
        </w:rPr>
        <w:t>Não é mais "futuro".</w:t>
      </w:r>
    </w:p>
  </w:comment>
  <w:comment w:id="79" w:author="Dalton Solano dos Reis" w:date="2025-12-11T09:23:00Z" w:initials="DS">
    <w:p w14:paraId="65716078" w14:textId="77777777" w:rsidR="003F5E4E" w:rsidRDefault="003F5E4E" w:rsidP="003F5E4E">
      <w:r>
        <w:rPr>
          <w:rStyle w:val="Refdecomentrio"/>
        </w:rPr>
        <w:annotationRef/>
      </w:r>
      <w:r>
        <w:rPr>
          <w:sz w:val="20"/>
          <w:szCs w:val="20"/>
        </w:rPr>
        <w:t>A figura deve ser explicada e citada no texto.</w:t>
      </w:r>
    </w:p>
  </w:comment>
  <w:comment w:id="80" w:author="Dalton Solano dos Reis" w:date="2025-12-11T09:35:00Z" w:initials="DS">
    <w:p w14:paraId="0E32A1E0" w14:textId="77777777" w:rsidR="00F54C47" w:rsidRDefault="00F54C47" w:rsidP="00F54C47">
      <w:r>
        <w:rPr>
          <w:rStyle w:val="Refdecomentrio"/>
        </w:rPr>
        <w:annotationRef/>
      </w:r>
      <w:r>
        <w:rPr>
          <w:sz w:val="20"/>
          <w:szCs w:val="20"/>
        </w:rPr>
        <w:t>Diminui o tamanho da figura para evitar quebra no quadro na página.</w:t>
      </w:r>
    </w:p>
  </w:comment>
  <w:comment w:id="113" w:author="Dalton Solano dos Reis" w:date="2025-12-11T14:54:00Z" w:initials="DS">
    <w:p w14:paraId="0BC625CB" w14:textId="77777777" w:rsidR="00415049" w:rsidRDefault="00415049" w:rsidP="00415049">
      <w:r>
        <w:rPr>
          <w:rStyle w:val="Refdecomentrio"/>
        </w:rPr>
        <w:annotationRef/>
      </w:r>
      <w:r>
        <w:rPr>
          <w:sz w:val="20"/>
          <w:szCs w:val="20"/>
        </w:rPr>
        <w:t>Referência não encontrada.</w:t>
      </w:r>
    </w:p>
  </w:comment>
  <w:comment w:id="119" w:author="Dalton Solano dos Reis" w:date="2025-12-11T09:55:00Z" w:initials="DS">
    <w:p w14:paraId="52398E2F" w14:textId="77777777" w:rsidR="00812B22" w:rsidRDefault="00812B22" w:rsidP="00812B22">
      <w:r>
        <w:rPr>
          <w:rStyle w:val="Refdecomentrio"/>
        </w:rPr>
        <w:annotationRef/>
      </w:r>
      <w:r>
        <w:rPr>
          <w:sz w:val="20"/>
          <w:szCs w:val="20"/>
        </w:rPr>
        <w:t>Ajustei o tamanho da figura para evitar a quebra do quadro pela página.</w:t>
      </w:r>
    </w:p>
  </w:comment>
  <w:comment w:id="495" w:author="Dalton Solano dos Reis" w:date="2025-12-11T14:12:00Z" w:initials="DS">
    <w:p w14:paraId="03B8A97D" w14:textId="77777777" w:rsidR="0074321B" w:rsidRDefault="0074321B" w:rsidP="0074321B">
      <w:r>
        <w:rPr>
          <w:rStyle w:val="Refdecomentrio"/>
        </w:rPr>
        <w:annotationRef/>
      </w:r>
      <w:r>
        <w:rPr>
          <w:sz w:val="20"/>
          <w:szCs w:val="20"/>
        </w:rPr>
        <w:t>Antes chama de questionário, aqui chama formulário.</w:t>
      </w:r>
    </w:p>
  </w:comment>
  <w:comment w:id="670" w:author="Dalton Solano dos Reis" w:date="2025-12-11T14:22:00Z" w:initials="DS">
    <w:p w14:paraId="0D90BEDF" w14:textId="77777777" w:rsidR="00BC6216" w:rsidRDefault="00BC6216" w:rsidP="00BC6216">
      <w:r>
        <w:rPr>
          <w:rStyle w:val="Refdecomentrio"/>
        </w:rPr>
        <w:annotationRef/>
      </w:r>
      <w:r>
        <w:rPr>
          <w:sz w:val="20"/>
          <w:szCs w:val="20"/>
        </w:rPr>
        <w:t>Removi a figura ... não somava para o entendimento</w:t>
      </w:r>
    </w:p>
  </w:comment>
  <w:comment w:id="703" w:author="Dalton Solano dos Reis" w:date="2025-12-11T14:32:00Z" w:initials="DS">
    <w:p w14:paraId="13AD80B8" w14:textId="77777777" w:rsidR="002429FF" w:rsidRDefault="002429FF" w:rsidP="002429FF">
      <w:r>
        <w:rPr>
          <w:rStyle w:val="Refdecomentrio"/>
        </w:rPr>
        <w:annotationRef/>
      </w:r>
      <w:r>
        <w:rPr>
          <w:sz w:val="20"/>
          <w:szCs w:val="20"/>
        </w:rPr>
        <w:t>Usar a mesma forma para as próximas figuras ...</w:t>
      </w:r>
    </w:p>
  </w:comment>
  <w:comment w:id="725" w:author="Dalton Solano dos Reis" w:date="2025-12-11T14:33:00Z" w:initials="DS">
    <w:p w14:paraId="2F558EB5" w14:textId="77777777" w:rsidR="002429FF" w:rsidRDefault="002429FF" w:rsidP="002429FF">
      <w:r>
        <w:rPr>
          <w:rStyle w:val="Refdecomentrio"/>
        </w:rPr>
        <w:annotationRef/>
      </w:r>
      <w:r>
        <w:rPr>
          <w:sz w:val="20"/>
          <w:szCs w:val="20"/>
        </w:rPr>
        <w:t>Arrumar as numerações de figuras.</w:t>
      </w:r>
    </w:p>
    <w:p w14:paraId="14B8F5E7" w14:textId="77777777" w:rsidR="002429FF" w:rsidRDefault="002429FF" w:rsidP="002429FF">
      <w:r>
        <w:rPr>
          <w:sz w:val="20"/>
          <w:szCs w:val="20"/>
        </w:rPr>
        <w:t>Usar Legenda e Referência Cruzada do Word.</w:t>
      </w:r>
    </w:p>
  </w:comment>
  <w:comment w:id="747" w:author="Dalton Solano dos Reis" w:date="2025-12-11T21:15:00Z" w:initials="DS">
    <w:p w14:paraId="2FC84FF6" w14:textId="77777777" w:rsidR="00431B5F" w:rsidRDefault="00431B5F" w:rsidP="00431B5F">
      <w:r>
        <w:rPr>
          <w:rStyle w:val="Refdecomentrio"/>
        </w:rPr>
        <w:annotationRef/>
      </w:r>
      <w:r>
        <w:rPr>
          <w:sz w:val="20"/>
          <w:szCs w:val="20"/>
        </w:rPr>
        <w:t>Cuidado, tem de ter como comparar, senão vais te que trocar os correlatos.</w:t>
      </w:r>
    </w:p>
  </w:comment>
  <w:comment w:id="756" w:author="Dalton Solano dos Reis" w:date="2025-12-11T14:43:00Z" w:initials="DS">
    <w:p w14:paraId="20A48163" w14:textId="77777777" w:rsidR="00C93575" w:rsidRDefault="00C93575" w:rsidP="00C93575">
      <w:r>
        <w:rPr>
          <w:rStyle w:val="Refdecomentrio"/>
        </w:rPr>
        <w:annotationRef/>
      </w:r>
      <w:r>
        <w:rPr>
          <w:sz w:val="20"/>
          <w:szCs w:val="20"/>
        </w:rPr>
        <w:t>Como mudaram, confere todas as indicações de figuras, quadros e seções estão com a numeração certa.</w:t>
      </w:r>
    </w:p>
  </w:comment>
  <w:comment w:id="759" w:author="Dalton Solano dos Reis" w:date="2025-12-11T14:42:00Z" w:initials="DS">
    <w:p w14:paraId="60B3CD94" w14:textId="77777777" w:rsidR="00C93575" w:rsidRDefault="00C93575" w:rsidP="00C93575">
      <w:r>
        <w:rPr>
          <w:rStyle w:val="Refdecomentrio"/>
        </w:rPr>
        <w:annotationRef/>
      </w:r>
      <w:r>
        <w:rPr>
          <w:sz w:val="20"/>
          <w:szCs w:val="20"/>
        </w:rPr>
        <w:t>Ajustar</w:t>
      </w:r>
    </w:p>
  </w:comment>
  <w:comment w:id="797" w:author="Dalton Solano dos Reis" w:date="2025-12-11T14:50:00Z" w:initials="DS">
    <w:p w14:paraId="2E04A766" w14:textId="77777777" w:rsidR="00415049" w:rsidRDefault="00415049" w:rsidP="00415049">
      <w:r>
        <w:rPr>
          <w:rStyle w:val="Refdecomentrio"/>
        </w:rPr>
        <w:annotationRef/>
      </w:r>
      <w:r>
        <w:rPr>
          <w:sz w:val="20"/>
          <w:szCs w:val="20"/>
        </w:rPr>
        <w:t>Rever o formato das referências. Deve seguir padrão ABNT.</w:t>
      </w:r>
    </w:p>
    <w:p w14:paraId="0396D038" w14:textId="77777777" w:rsidR="00415049" w:rsidRDefault="00415049" w:rsidP="00415049"/>
    <w:p w14:paraId="4BBEB7DB" w14:textId="77777777" w:rsidR="00415049" w:rsidRDefault="00415049" w:rsidP="00415049">
      <w:r>
        <w:rPr>
          <w:sz w:val="20"/>
          <w:szCs w:val="20"/>
        </w:rPr>
        <w:t>Por exemplo, título não fica todo em maiúsculo, e o subtítulo não é negrito.</w:t>
      </w:r>
    </w:p>
    <w:p w14:paraId="6EA01948" w14:textId="77777777" w:rsidR="00415049" w:rsidRDefault="00415049" w:rsidP="00415049"/>
    <w:p w14:paraId="749FBE52" w14:textId="77777777" w:rsidR="00415049" w:rsidRDefault="00415049" w:rsidP="00415049">
      <w:r>
        <w:rPr>
          <w:sz w:val="20"/>
          <w:szCs w:val="20"/>
        </w:rPr>
        <w:t>Tem vários outros ajustes ...</w:t>
      </w:r>
    </w:p>
  </w:comment>
  <w:comment w:id="798" w:author="Dalton Solano dos Reis" w:date="2025-12-11T14:51:00Z" w:initials="DS">
    <w:p w14:paraId="2B5BBEB5" w14:textId="77777777" w:rsidR="00415049" w:rsidRDefault="00415049" w:rsidP="00415049">
      <w:r>
        <w:rPr>
          <w:rStyle w:val="Refdecomentrio"/>
        </w:rPr>
        <w:annotationRef/>
      </w:r>
      <w:r>
        <w:rPr>
          <w:sz w:val="20"/>
          <w:szCs w:val="20"/>
        </w:rPr>
        <w:t>Não citado no texto.</w:t>
      </w:r>
    </w:p>
  </w:comment>
  <w:comment w:id="799" w:author="Dalton Solano dos Reis" w:date="2025-12-11T14:53:00Z" w:initials="DS">
    <w:p w14:paraId="2CF0ACFE" w14:textId="77777777" w:rsidR="00415049" w:rsidRDefault="00415049" w:rsidP="00415049">
      <w:r>
        <w:rPr>
          <w:rStyle w:val="Refdecomentrio"/>
        </w:rPr>
        <w:annotationRef/>
      </w:r>
      <w:r>
        <w:rPr>
          <w:sz w:val="20"/>
          <w:szCs w:val="20"/>
        </w:rPr>
        <w:t>Soares et al. (2022)</w:t>
      </w:r>
    </w:p>
    <w:p w14:paraId="502223A4" w14:textId="77777777" w:rsidR="00415049" w:rsidRDefault="00415049" w:rsidP="00415049">
      <w:r>
        <w:rPr>
          <w:sz w:val="20"/>
          <w:szCs w:val="20"/>
        </w:rPr>
        <w:t>Ano?</w:t>
      </w:r>
    </w:p>
  </w:comment>
  <w:comment w:id="804" w:author="Dalton Solano dos Reis" w:date="2025-12-11T21:08:00Z" w:initials="DS">
    <w:p w14:paraId="22933FD5" w14:textId="77777777" w:rsidR="00431B5F" w:rsidRDefault="00431B5F" w:rsidP="00431B5F">
      <w:r>
        <w:rPr>
          <w:rStyle w:val="Refdecomentrio"/>
        </w:rPr>
        <w:annotationRef/>
      </w:r>
      <w:r>
        <w:rPr>
          <w:sz w:val="20"/>
          <w:szCs w:val="20"/>
        </w:rPr>
        <w:t>Não foi citado no texto antes, e precisa ser.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93A80D" w15:done="0"/>
  <w15:commentEx w15:paraId="7F1C0E23" w15:done="0"/>
  <w15:commentEx w15:paraId="24C54B19" w15:done="0"/>
  <w15:commentEx w15:paraId="42BE5489" w15:done="0"/>
  <w15:commentEx w15:paraId="0ECE9103" w15:done="0"/>
  <w15:commentEx w15:paraId="14BCC313" w15:done="0"/>
  <w15:commentEx w15:paraId="365F3F0A" w15:done="0"/>
  <w15:commentEx w15:paraId="55E05AFE" w15:done="0"/>
  <w15:commentEx w15:paraId="65716078" w15:done="0"/>
  <w15:commentEx w15:paraId="0E32A1E0" w15:done="0"/>
  <w15:commentEx w15:paraId="0BC625CB" w15:done="0"/>
  <w15:commentEx w15:paraId="52398E2F" w15:done="0"/>
  <w15:commentEx w15:paraId="03B8A97D" w15:done="0"/>
  <w15:commentEx w15:paraId="0D90BEDF" w15:done="0"/>
  <w15:commentEx w15:paraId="13AD80B8" w15:done="0"/>
  <w15:commentEx w15:paraId="14B8F5E7" w15:done="0"/>
  <w15:commentEx w15:paraId="2FC84FF6" w15:done="0"/>
  <w15:commentEx w15:paraId="20A48163" w15:done="0"/>
  <w15:commentEx w15:paraId="60B3CD94" w15:done="0"/>
  <w15:commentEx w15:paraId="749FBE52" w15:done="0"/>
  <w15:commentEx w15:paraId="2B5BBEB5" w15:done="0"/>
  <w15:commentEx w15:paraId="502223A4" w15:done="0"/>
  <w15:commentEx w15:paraId="22933F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84EEE" w16cex:dateUtc="2025-12-10T22:39:00Z"/>
  <w16cex:commentExtensible w16cex:durableId="52E399EB" w16cex:dateUtc="2025-12-10T22:41:00Z"/>
  <w16cex:commentExtensible w16cex:durableId="37FB22B9" w16cex:dateUtc="2025-12-10T22:45:00Z"/>
  <w16cex:commentExtensible w16cex:durableId="0E847554" w16cex:dateUtc="2025-12-10T22:45:00Z"/>
  <w16cex:commentExtensible w16cex:durableId="1B8A9684" w16cex:dateUtc="2025-12-11T17:54:00Z"/>
  <w16cex:commentExtensible w16cex:durableId="11DE6713" w16cex:dateUtc="2025-12-11T12:42:00Z"/>
  <w16cex:commentExtensible w16cex:durableId="6A6542DC" w16cex:dateUtc="2025-12-11T23:22:00Z"/>
  <w16cex:commentExtensible w16cex:durableId="54011D56" w16cex:dateUtc="2025-12-11T12:17:00Z"/>
  <w16cex:commentExtensible w16cex:durableId="63F98205" w16cex:dateUtc="2025-12-11T12:23:00Z"/>
  <w16cex:commentExtensible w16cex:durableId="0241E250" w16cex:dateUtc="2025-12-11T12:35:00Z"/>
  <w16cex:commentExtensible w16cex:durableId="6A98D57B" w16cex:dateUtc="2025-12-11T17:54:00Z"/>
  <w16cex:commentExtensible w16cex:durableId="732F91C2" w16cex:dateUtc="2025-12-11T12:55:00Z"/>
  <w16cex:commentExtensible w16cex:durableId="2BA23E72" w16cex:dateUtc="2025-12-11T17:12:00Z"/>
  <w16cex:commentExtensible w16cex:durableId="60CEBEE0" w16cex:dateUtc="2025-12-11T17:22:00Z"/>
  <w16cex:commentExtensible w16cex:durableId="3E7BF726" w16cex:dateUtc="2025-12-11T17:32:00Z"/>
  <w16cex:commentExtensible w16cex:durableId="17F536FC" w16cex:dateUtc="2025-12-11T17:33:00Z"/>
  <w16cex:commentExtensible w16cex:durableId="3185B45F" w16cex:dateUtc="2025-12-12T00:15:00Z"/>
  <w16cex:commentExtensible w16cex:durableId="7B3F69A9" w16cex:dateUtc="2025-12-11T17:43:00Z"/>
  <w16cex:commentExtensible w16cex:durableId="087B058C" w16cex:dateUtc="2025-12-11T17:42:00Z"/>
  <w16cex:commentExtensible w16cex:durableId="3A736566" w16cex:dateUtc="2025-12-11T17:50:00Z"/>
  <w16cex:commentExtensible w16cex:durableId="04292511" w16cex:dateUtc="2025-12-11T17:51:00Z"/>
  <w16cex:commentExtensible w16cex:durableId="0A5FA4DD" w16cex:dateUtc="2025-12-11T17:53:00Z"/>
  <w16cex:commentExtensible w16cex:durableId="2C6FAE18" w16cex:dateUtc="2025-12-12T0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93A80D" w16cid:durableId="6DD84EEE"/>
  <w16cid:commentId w16cid:paraId="7F1C0E23" w16cid:durableId="52E399EB"/>
  <w16cid:commentId w16cid:paraId="24C54B19" w16cid:durableId="37FB22B9"/>
  <w16cid:commentId w16cid:paraId="42BE5489" w16cid:durableId="0E847554"/>
  <w16cid:commentId w16cid:paraId="0ECE9103" w16cid:durableId="1B8A9684"/>
  <w16cid:commentId w16cid:paraId="14BCC313" w16cid:durableId="11DE6713"/>
  <w16cid:commentId w16cid:paraId="365F3F0A" w16cid:durableId="6A6542DC"/>
  <w16cid:commentId w16cid:paraId="55E05AFE" w16cid:durableId="54011D56"/>
  <w16cid:commentId w16cid:paraId="65716078" w16cid:durableId="63F98205"/>
  <w16cid:commentId w16cid:paraId="0E32A1E0" w16cid:durableId="0241E250"/>
  <w16cid:commentId w16cid:paraId="0BC625CB" w16cid:durableId="6A98D57B"/>
  <w16cid:commentId w16cid:paraId="52398E2F" w16cid:durableId="732F91C2"/>
  <w16cid:commentId w16cid:paraId="03B8A97D" w16cid:durableId="2BA23E72"/>
  <w16cid:commentId w16cid:paraId="0D90BEDF" w16cid:durableId="60CEBEE0"/>
  <w16cid:commentId w16cid:paraId="13AD80B8" w16cid:durableId="3E7BF726"/>
  <w16cid:commentId w16cid:paraId="14B8F5E7" w16cid:durableId="17F536FC"/>
  <w16cid:commentId w16cid:paraId="2FC84FF6" w16cid:durableId="3185B45F"/>
  <w16cid:commentId w16cid:paraId="20A48163" w16cid:durableId="7B3F69A9"/>
  <w16cid:commentId w16cid:paraId="60B3CD94" w16cid:durableId="087B058C"/>
  <w16cid:commentId w16cid:paraId="749FBE52" w16cid:durableId="3A736566"/>
  <w16cid:commentId w16cid:paraId="2B5BBEB5" w16cid:durableId="04292511"/>
  <w16cid:commentId w16cid:paraId="502223A4" w16cid:durableId="0A5FA4DD"/>
  <w16cid:commentId w16cid:paraId="22933FD5" w16cid:durableId="2C6FAE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989F" w14:textId="77777777" w:rsidR="00EC4A13" w:rsidRDefault="00EC4A13">
      <w:r>
        <w:separator/>
      </w:r>
    </w:p>
    <w:p w14:paraId="5C440764" w14:textId="77777777" w:rsidR="00EC4A13" w:rsidRDefault="00EC4A13"/>
  </w:endnote>
  <w:endnote w:type="continuationSeparator" w:id="0">
    <w:p w14:paraId="7D991179" w14:textId="77777777" w:rsidR="00EC4A13" w:rsidRDefault="00EC4A13">
      <w:r>
        <w:continuationSeparator/>
      </w:r>
    </w:p>
    <w:p w14:paraId="7440530E" w14:textId="77777777" w:rsidR="00EC4A13" w:rsidRDefault="00EC4A13"/>
  </w:endnote>
  <w:endnote w:type="continuationNotice" w:id="1">
    <w:p w14:paraId="59AB5B53" w14:textId="77777777" w:rsidR="00EC4A13" w:rsidRDefault="00EC4A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FDC" w14:textId="721C34FA"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037A2D">
      <w:rPr>
        <w:sz w:val="20"/>
      </w:rPr>
      <w:t>5</w:t>
    </w:r>
    <w:r>
      <w:rPr>
        <w:sz w:val="20"/>
      </w:rPr>
      <w:t>/</w:t>
    </w:r>
    <w:r w:rsidR="00037A2D">
      <w:rPr>
        <w:sz w:val="20"/>
      </w:rPr>
      <w:t>2</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C269" w14:textId="77777777" w:rsidR="00EC4A13" w:rsidRDefault="00EC4A13">
      <w:r>
        <w:separator/>
      </w:r>
    </w:p>
    <w:p w14:paraId="65F72603" w14:textId="77777777" w:rsidR="00EC4A13" w:rsidRDefault="00EC4A13"/>
  </w:footnote>
  <w:footnote w:type="continuationSeparator" w:id="0">
    <w:p w14:paraId="4981A175" w14:textId="77777777" w:rsidR="00EC4A13" w:rsidRDefault="00EC4A13">
      <w:r>
        <w:continuationSeparator/>
      </w:r>
    </w:p>
    <w:p w14:paraId="0D1BF108" w14:textId="77777777" w:rsidR="00EC4A13" w:rsidRDefault="00EC4A13"/>
  </w:footnote>
  <w:footnote w:type="continuationNotice" w:id="1">
    <w:p w14:paraId="382C7F2A" w14:textId="77777777" w:rsidR="00EC4A13" w:rsidRDefault="00EC4A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938AF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2C20689"/>
    <w:multiLevelType w:val="hybridMultilevel"/>
    <w:tmpl w:val="B2585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09D555EB"/>
    <w:multiLevelType w:val="hybridMultilevel"/>
    <w:tmpl w:val="34843AEA"/>
    <w:lvl w:ilvl="0" w:tplc="FFFFFFFF">
      <w:start w:val="1"/>
      <w:numFmt w:val="low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0D7F68A2"/>
    <w:multiLevelType w:val="multilevel"/>
    <w:tmpl w:val="4DA63132"/>
    <w:lvl w:ilvl="0">
      <w:start w:val="1"/>
      <w:numFmt w:val="lowerLetter"/>
      <w:lvlText w:val="%1)"/>
      <w:lvlJc w:val="left"/>
      <w:pPr>
        <w:tabs>
          <w:tab w:val="num" w:pos="1077"/>
        </w:tabs>
        <w:ind w:left="1077" w:hanging="397"/>
      </w:pPr>
      <w:rPr>
        <w:rFonts w:hint="default"/>
      </w:rPr>
    </w:lvl>
    <w:lvl w:ilvl="1">
      <w:start w:val="1"/>
      <w:numFmt w:val="none"/>
      <w:lvlText w:val="-"/>
      <w:lvlJc w:val="left"/>
      <w:pPr>
        <w:tabs>
          <w:tab w:val="num" w:pos="1418"/>
        </w:tabs>
        <w:ind w:left="1418" w:hanging="380"/>
      </w:pPr>
      <w:rPr>
        <w:rFonts w:hint="default"/>
      </w:rPr>
    </w:lvl>
    <w:lvl w:ilvl="2">
      <w:start w:val="1"/>
      <w:numFmt w:val="none"/>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5"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6" w15:restartNumberingAfterBreak="0">
    <w:nsid w:val="3D01015E"/>
    <w:multiLevelType w:val="hybridMultilevel"/>
    <w:tmpl w:val="5FF224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8" w15:restartNumberingAfterBreak="0">
    <w:nsid w:val="4CDE2158"/>
    <w:multiLevelType w:val="hybridMultilevel"/>
    <w:tmpl w:val="B6BA863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4F301842"/>
    <w:multiLevelType w:val="hybridMultilevel"/>
    <w:tmpl w:val="97E2298C"/>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6C442B55"/>
    <w:multiLevelType w:val="hybridMultilevel"/>
    <w:tmpl w:val="34843AE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6E6018B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4075940">
    <w:abstractNumId w:val="0"/>
  </w:num>
  <w:num w:numId="2" w16cid:durableId="762531764">
    <w:abstractNumId w:val="4"/>
  </w:num>
  <w:num w:numId="3" w16cid:durableId="1279334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9980477">
    <w:abstractNumId w:val="2"/>
  </w:num>
  <w:num w:numId="5" w16cid:durableId="11729108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9463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55072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01100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301138">
    <w:abstractNumId w:val="0"/>
  </w:num>
  <w:num w:numId="10" w16cid:durableId="1564564189">
    <w:abstractNumId w:val="0"/>
  </w:num>
  <w:num w:numId="11" w16cid:durableId="371853258">
    <w:abstractNumId w:val="7"/>
  </w:num>
  <w:num w:numId="12" w16cid:durableId="1946813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8177799">
    <w:abstractNumId w:val="5"/>
  </w:num>
  <w:num w:numId="14" w16cid:durableId="1638417210">
    <w:abstractNumId w:val="9"/>
  </w:num>
  <w:num w:numId="15" w16cid:durableId="441344154">
    <w:abstractNumId w:val="8"/>
  </w:num>
  <w:num w:numId="16" w16cid:durableId="293103211">
    <w:abstractNumId w:val="10"/>
  </w:num>
  <w:num w:numId="17" w16cid:durableId="1241065182">
    <w:abstractNumId w:val="6"/>
  </w:num>
  <w:num w:numId="18" w16cid:durableId="1374575171">
    <w:abstractNumId w:val="1"/>
  </w:num>
  <w:num w:numId="19" w16cid:durableId="1496144188">
    <w:abstractNumId w:val="3"/>
  </w:num>
  <w:num w:numId="20" w16cid:durableId="132783052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ton Solano dos Reis">
    <w15:presenceInfo w15:providerId="AD" w15:userId="S::dalton@furb.br::6af4c44a-d9df-45de-a1b2-d9ee411f49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activeWritingStyle w:appName="MSWord" w:lang="pt-BR" w:vendorID="64" w:dllVersion="0" w:nlCheck="1" w:checkStyle="0"/>
  <w:activeWritingStyle w:appName="MSWord" w:lang="en-US" w:vendorID="64" w:dllVersion="0" w:nlCheck="1" w:checkStyle="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03E2C"/>
    <w:rsid w:val="00006859"/>
    <w:rsid w:val="00010019"/>
    <w:rsid w:val="00010995"/>
    <w:rsid w:val="0001174B"/>
    <w:rsid w:val="00011BB4"/>
    <w:rsid w:val="000121B6"/>
    <w:rsid w:val="00012922"/>
    <w:rsid w:val="00014A81"/>
    <w:rsid w:val="0001509C"/>
    <w:rsid w:val="000153ED"/>
    <w:rsid w:val="0001575C"/>
    <w:rsid w:val="000204E7"/>
    <w:rsid w:val="000234F3"/>
    <w:rsid w:val="00023603"/>
    <w:rsid w:val="00023FA0"/>
    <w:rsid w:val="00024A96"/>
    <w:rsid w:val="00024F20"/>
    <w:rsid w:val="0002602F"/>
    <w:rsid w:val="0002688B"/>
    <w:rsid w:val="000309FE"/>
    <w:rsid w:val="00030E4A"/>
    <w:rsid w:val="00031A27"/>
    <w:rsid w:val="0003219A"/>
    <w:rsid w:val="000337A2"/>
    <w:rsid w:val="00033F1D"/>
    <w:rsid w:val="000353C3"/>
    <w:rsid w:val="0003584A"/>
    <w:rsid w:val="00035F34"/>
    <w:rsid w:val="00036052"/>
    <w:rsid w:val="00037A2D"/>
    <w:rsid w:val="0004027F"/>
    <w:rsid w:val="0004302F"/>
    <w:rsid w:val="000458B6"/>
    <w:rsid w:val="00050750"/>
    <w:rsid w:val="00051083"/>
    <w:rsid w:val="00053FDD"/>
    <w:rsid w:val="00054A19"/>
    <w:rsid w:val="000574F7"/>
    <w:rsid w:val="00057A1C"/>
    <w:rsid w:val="000608E9"/>
    <w:rsid w:val="00060B71"/>
    <w:rsid w:val="0006193D"/>
    <w:rsid w:val="00062538"/>
    <w:rsid w:val="00062602"/>
    <w:rsid w:val="000632C1"/>
    <w:rsid w:val="00066310"/>
    <w:rsid w:val="000667DF"/>
    <w:rsid w:val="00070CC3"/>
    <w:rsid w:val="00072C82"/>
    <w:rsid w:val="00073DDB"/>
    <w:rsid w:val="00075792"/>
    <w:rsid w:val="000758B7"/>
    <w:rsid w:val="0007669C"/>
    <w:rsid w:val="00080404"/>
    <w:rsid w:val="00080A80"/>
    <w:rsid w:val="00083807"/>
    <w:rsid w:val="0008420B"/>
    <w:rsid w:val="0008660F"/>
    <w:rsid w:val="0009036D"/>
    <w:rsid w:val="000928FA"/>
    <w:rsid w:val="00093F03"/>
    <w:rsid w:val="000941FE"/>
    <w:rsid w:val="00096B16"/>
    <w:rsid w:val="00097300"/>
    <w:rsid w:val="000A104C"/>
    <w:rsid w:val="000A125D"/>
    <w:rsid w:val="000A21CF"/>
    <w:rsid w:val="000A314F"/>
    <w:rsid w:val="000A3EAB"/>
    <w:rsid w:val="000A7C35"/>
    <w:rsid w:val="000B1065"/>
    <w:rsid w:val="000B1293"/>
    <w:rsid w:val="000B2318"/>
    <w:rsid w:val="000B2C12"/>
    <w:rsid w:val="000B3868"/>
    <w:rsid w:val="000B3E91"/>
    <w:rsid w:val="000B658C"/>
    <w:rsid w:val="000B78CA"/>
    <w:rsid w:val="000C08AF"/>
    <w:rsid w:val="000C1926"/>
    <w:rsid w:val="000C1A18"/>
    <w:rsid w:val="000C4194"/>
    <w:rsid w:val="000C46EA"/>
    <w:rsid w:val="000C6459"/>
    <w:rsid w:val="000C7C80"/>
    <w:rsid w:val="000D0425"/>
    <w:rsid w:val="000D2071"/>
    <w:rsid w:val="000D34FB"/>
    <w:rsid w:val="000D3833"/>
    <w:rsid w:val="000D4E0C"/>
    <w:rsid w:val="000D6A35"/>
    <w:rsid w:val="000D7875"/>
    <w:rsid w:val="000E0200"/>
    <w:rsid w:val="000E039E"/>
    <w:rsid w:val="000E27F9"/>
    <w:rsid w:val="000E2B1E"/>
    <w:rsid w:val="000E311F"/>
    <w:rsid w:val="000E3A68"/>
    <w:rsid w:val="000E4B3E"/>
    <w:rsid w:val="000E5C46"/>
    <w:rsid w:val="000E659F"/>
    <w:rsid w:val="000E6CE0"/>
    <w:rsid w:val="000F0681"/>
    <w:rsid w:val="000F10FD"/>
    <w:rsid w:val="000F1EDD"/>
    <w:rsid w:val="000F2F2C"/>
    <w:rsid w:val="000F60C9"/>
    <w:rsid w:val="000F64F6"/>
    <w:rsid w:val="000F77E3"/>
    <w:rsid w:val="000F7E82"/>
    <w:rsid w:val="00100AAB"/>
    <w:rsid w:val="00100D14"/>
    <w:rsid w:val="00102658"/>
    <w:rsid w:val="00107474"/>
    <w:rsid w:val="00107B02"/>
    <w:rsid w:val="00111598"/>
    <w:rsid w:val="001124A9"/>
    <w:rsid w:val="001125DF"/>
    <w:rsid w:val="00112AAC"/>
    <w:rsid w:val="001164FE"/>
    <w:rsid w:val="001168D5"/>
    <w:rsid w:val="00120B7A"/>
    <w:rsid w:val="0012141E"/>
    <w:rsid w:val="00122D14"/>
    <w:rsid w:val="00122EBD"/>
    <w:rsid w:val="00125B8C"/>
    <w:rsid w:val="001267F3"/>
    <w:rsid w:val="00133208"/>
    <w:rsid w:val="001336A3"/>
    <w:rsid w:val="00134B67"/>
    <w:rsid w:val="001364D0"/>
    <w:rsid w:val="001364ED"/>
    <w:rsid w:val="001375F2"/>
    <w:rsid w:val="0014179A"/>
    <w:rsid w:val="00142E14"/>
    <w:rsid w:val="00143117"/>
    <w:rsid w:val="00143442"/>
    <w:rsid w:val="00144D7D"/>
    <w:rsid w:val="00145479"/>
    <w:rsid w:val="0014619C"/>
    <w:rsid w:val="0014778D"/>
    <w:rsid w:val="00147AA7"/>
    <w:rsid w:val="00153C91"/>
    <w:rsid w:val="00153D3E"/>
    <w:rsid w:val="001554E9"/>
    <w:rsid w:val="001606F3"/>
    <w:rsid w:val="00161360"/>
    <w:rsid w:val="0016271B"/>
    <w:rsid w:val="00162BF1"/>
    <w:rsid w:val="00163F68"/>
    <w:rsid w:val="001647EC"/>
    <w:rsid w:val="0016494D"/>
    <w:rsid w:val="0016560C"/>
    <w:rsid w:val="001662CE"/>
    <w:rsid w:val="001714A3"/>
    <w:rsid w:val="00171ED4"/>
    <w:rsid w:val="00172C86"/>
    <w:rsid w:val="001819B5"/>
    <w:rsid w:val="00181CAF"/>
    <w:rsid w:val="00181F86"/>
    <w:rsid w:val="001847BD"/>
    <w:rsid w:val="0018763F"/>
    <w:rsid w:val="0018799A"/>
    <w:rsid w:val="00187C64"/>
    <w:rsid w:val="00192482"/>
    <w:rsid w:val="00192871"/>
    <w:rsid w:val="001939C0"/>
    <w:rsid w:val="0019693E"/>
    <w:rsid w:val="001A0992"/>
    <w:rsid w:val="001A1634"/>
    <w:rsid w:val="001A6292"/>
    <w:rsid w:val="001B2111"/>
    <w:rsid w:val="001B2888"/>
    <w:rsid w:val="001B2F1E"/>
    <w:rsid w:val="001B31BB"/>
    <w:rsid w:val="001B51B6"/>
    <w:rsid w:val="001B7764"/>
    <w:rsid w:val="001C11D7"/>
    <w:rsid w:val="001C1F87"/>
    <w:rsid w:val="001C5CBB"/>
    <w:rsid w:val="001D0061"/>
    <w:rsid w:val="001D44D0"/>
    <w:rsid w:val="001D61FE"/>
    <w:rsid w:val="001D7CA5"/>
    <w:rsid w:val="001E041C"/>
    <w:rsid w:val="001E0BFD"/>
    <w:rsid w:val="001E14BE"/>
    <w:rsid w:val="001E264D"/>
    <w:rsid w:val="001E62CC"/>
    <w:rsid w:val="001F085B"/>
    <w:rsid w:val="001F5810"/>
    <w:rsid w:val="00202F3F"/>
    <w:rsid w:val="002060D6"/>
    <w:rsid w:val="00206185"/>
    <w:rsid w:val="0020737C"/>
    <w:rsid w:val="002073CD"/>
    <w:rsid w:val="00210143"/>
    <w:rsid w:val="0021132A"/>
    <w:rsid w:val="00213B3E"/>
    <w:rsid w:val="0021489E"/>
    <w:rsid w:val="0021536F"/>
    <w:rsid w:val="00217053"/>
    <w:rsid w:val="002176F3"/>
    <w:rsid w:val="00217888"/>
    <w:rsid w:val="00224680"/>
    <w:rsid w:val="00224BB2"/>
    <w:rsid w:val="00225A51"/>
    <w:rsid w:val="002270C5"/>
    <w:rsid w:val="0023016C"/>
    <w:rsid w:val="00231DE3"/>
    <w:rsid w:val="00232B74"/>
    <w:rsid w:val="00235240"/>
    <w:rsid w:val="002368FD"/>
    <w:rsid w:val="00236E29"/>
    <w:rsid w:val="002378C5"/>
    <w:rsid w:val="002429FF"/>
    <w:rsid w:val="00243551"/>
    <w:rsid w:val="002440B0"/>
    <w:rsid w:val="00245FA2"/>
    <w:rsid w:val="00246506"/>
    <w:rsid w:val="00246A30"/>
    <w:rsid w:val="00247DF3"/>
    <w:rsid w:val="00252E3A"/>
    <w:rsid w:val="00253DDE"/>
    <w:rsid w:val="002544A8"/>
    <w:rsid w:val="0025495C"/>
    <w:rsid w:val="00254D7C"/>
    <w:rsid w:val="00255E4B"/>
    <w:rsid w:val="00256F17"/>
    <w:rsid w:val="002646AE"/>
    <w:rsid w:val="00265BFA"/>
    <w:rsid w:val="00267043"/>
    <w:rsid w:val="0027141C"/>
    <w:rsid w:val="00271D5F"/>
    <w:rsid w:val="00274661"/>
    <w:rsid w:val="00274D76"/>
    <w:rsid w:val="0027506E"/>
    <w:rsid w:val="00281D23"/>
    <w:rsid w:val="00282362"/>
    <w:rsid w:val="00282C98"/>
    <w:rsid w:val="00285E19"/>
    <w:rsid w:val="0028617A"/>
    <w:rsid w:val="00286F1E"/>
    <w:rsid w:val="002879A7"/>
    <w:rsid w:val="0029007A"/>
    <w:rsid w:val="00291817"/>
    <w:rsid w:val="002922F0"/>
    <w:rsid w:val="0029372D"/>
    <w:rsid w:val="0029579B"/>
    <w:rsid w:val="0029608A"/>
    <w:rsid w:val="002A3995"/>
    <w:rsid w:val="002A3E33"/>
    <w:rsid w:val="002A4697"/>
    <w:rsid w:val="002A726A"/>
    <w:rsid w:val="002B03B8"/>
    <w:rsid w:val="002B2BED"/>
    <w:rsid w:val="002B4718"/>
    <w:rsid w:val="002B4C10"/>
    <w:rsid w:val="002B5C33"/>
    <w:rsid w:val="002C0F95"/>
    <w:rsid w:val="002C10DE"/>
    <w:rsid w:val="002C161D"/>
    <w:rsid w:val="002C27F4"/>
    <w:rsid w:val="002C324B"/>
    <w:rsid w:val="002C3FF6"/>
    <w:rsid w:val="002C4DF0"/>
    <w:rsid w:val="002C5B20"/>
    <w:rsid w:val="002C6AB8"/>
    <w:rsid w:val="002D05A9"/>
    <w:rsid w:val="002D1DD6"/>
    <w:rsid w:val="002D2789"/>
    <w:rsid w:val="002D43A6"/>
    <w:rsid w:val="002E0C5F"/>
    <w:rsid w:val="002E0F43"/>
    <w:rsid w:val="002E179E"/>
    <w:rsid w:val="002E2ADF"/>
    <w:rsid w:val="002E5BDE"/>
    <w:rsid w:val="002E6DD1"/>
    <w:rsid w:val="002F027E"/>
    <w:rsid w:val="002F1FCB"/>
    <w:rsid w:val="002F240A"/>
    <w:rsid w:val="002F4B92"/>
    <w:rsid w:val="002F5469"/>
    <w:rsid w:val="002F5C20"/>
    <w:rsid w:val="002F67DE"/>
    <w:rsid w:val="002F7930"/>
    <w:rsid w:val="00302CAB"/>
    <w:rsid w:val="00303A69"/>
    <w:rsid w:val="00312CEA"/>
    <w:rsid w:val="00314131"/>
    <w:rsid w:val="00315998"/>
    <w:rsid w:val="00320428"/>
    <w:rsid w:val="0032255A"/>
    <w:rsid w:val="00325B79"/>
    <w:rsid w:val="00326E58"/>
    <w:rsid w:val="00327724"/>
    <w:rsid w:val="00327CB1"/>
    <w:rsid w:val="00330A8F"/>
    <w:rsid w:val="003337B0"/>
    <w:rsid w:val="00335048"/>
    <w:rsid w:val="003354F9"/>
    <w:rsid w:val="00335E38"/>
    <w:rsid w:val="00340B6D"/>
    <w:rsid w:val="0034274F"/>
    <w:rsid w:val="00342C4D"/>
    <w:rsid w:val="003431FC"/>
    <w:rsid w:val="00344540"/>
    <w:rsid w:val="003466AA"/>
    <w:rsid w:val="0035171B"/>
    <w:rsid w:val="00353404"/>
    <w:rsid w:val="00353570"/>
    <w:rsid w:val="00354D45"/>
    <w:rsid w:val="00360F79"/>
    <w:rsid w:val="003621AB"/>
    <w:rsid w:val="00362443"/>
    <w:rsid w:val="0036327C"/>
    <w:rsid w:val="003643DE"/>
    <w:rsid w:val="003654FC"/>
    <w:rsid w:val="0036645D"/>
    <w:rsid w:val="00367A13"/>
    <w:rsid w:val="003705C3"/>
    <w:rsid w:val="00371181"/>
    <w:rsid w:val="00372DA8"/>
    <w:rsid w:val="003734D2"/>
    <w:rsid w:val="00373C94"/>
    <w:rsid w:val="00374663"/>
    <w:rsid w:val="003767D2"/>
    <w:rsid w:val="00383087"/>
    <w:rsid w:val="00383AE2"/>
    <w:rsid w:val="00384351"/>
    <w:rsid w:val="00384FA1"/>
    <w:rsid w:val="00387422"/>
    <w:rsid w:val="00391236"/>
    <w:rsid w:val="00391C75"/>
    <w:rsid w:val="003931F0"/>
    <w:rsid w:val="00395463"/>
    <w:rsid w:val="003A2B7D"/>
    <w:rsid w:val="003A34D6"/>
    <w:rsid w:val="003A4A75"/>
    <w:rsid w:val="003A601F"/>
    <w:rsid w:val="003A7C56"/>
    <w:rsid w:val="003B2E2E"/>
    <w:rsid w:val="003B647A"/>
    <w:rsid w:val="003B6FFF"/>
    <w:rsid w:val="003C2109"/>
    <w:rsid w:val="003C3139"/>
    <w:rsid w:val="003D0C23"/>
    <w:rsid w:val="003D281C"/>
    <w:rsid w:val="003D3D98"/>
    <w:rsid w:val="003D53B7"/>
    <w:rsid w:val="003D59DD"/>
    <w:rsid w:val="003D5F1A"/>
    <w:rsid w:val="003D5FC3"/>
    <w:rsid w:val="003D70F7"/>
    <w:rsid w:val="003E30BA"/>
    <w:rsid w:val="003E4BEC"/>
    <w:rsid w:val="003E4F19"/>
    <w:rsid w:val="003E5716"/>
    <w:rsid w:val="003E62EB"/>
    <w:rsid w:val="003F1C41"/>
    <w:rsid w:val="003F3A83"/>
    <w:rsid w:val="003F44CE"/>
    <w:rsid w:val="003F4BC5"/>
    <w:rsid w:val="003F50B7"/>
    <w:rsid w:val="003F596D"/>
    <w:rsid w:val="003F5E4E"/>
    <w:rsid w:val="003F70A3"/>
    <w:rsid w:val="003F77E9"/>
    <w:rsid w:val="0040349A"/>
    <w:rsid w:val="00403E27"/>
    <w:rsid w:val="004041F7"/>
    <w:rsid w:val="0040436D"/>
    <w:rsid w:val="00406452"/>
    <w:rsid w:val="00406F09"/>
    <w:rsid w:val="00407E4F"/>
    <w:rsid w:val="00410173"/>
    <w:rsid w:val="00410253"/>
    <w:rsid w:val="00410543"/>
    <w:rsid w:val="00410EC7"/>
    <w:rsid w:val="00412A40"/>
    <w:rsid w:val="00413AD5"/>
    <w:rsid w:val="00415049"/>
    <w:rsid w:val="004151B0"/>
    <w:rsid w:val="00416CAA"/>
    <w:rsid w:val="004173CC"/>
    <w:rsid w:val="00420781"/>
    <w:rsid w:val="0042259F"/>
    <w:rsid w:val="0042356B"/>
    <w:rsid w:val="004243D2"/>
    <w:rsid w:val="00424610"/>
    <w:rsid w:val="004247D0"/>
    <w:rsid w:val="004306DF"/>
    <w:rsid w:val="00430C1C"/>
    <w:rsid w:val="00431B5F"/>
    <w:rsid w:val="00432AEB"/>
    <w:rsid w:val="00437123"/>
    <w:rsid w:val="00437ED7"/>
    <w:rsid w:val="00440184"/>
    <w:rsid w:val="00442F45"/>
    <w:rsid w:val="0044302B"/>
    <w:rsid w:val="004439A8"/>
    <w:rsid w:val="004450E7"/>
    <w:rsid w:val="00445FCD"/>
    <w:rsid w:val="004517A4"/>
    <w:rsid w:val="00452770"/>
    <w:rsid w:val="00452776"/>
    <w:rsid w:val="004537A2"/>
    <w:rsid w:val="00454530"/>
    <w:rsid w:val="004547DC"/>
    <w:rsid w:val="00455C79"/>
    <w:rsid w:val="0046028E"/>
    <w:rsid w:val="00460542"/>
    <w:rsid w:val="00462B1B"/>
    <w:rsid w:val="004642AB"/>
    <w:rsid w:val="00465C12"/>
    <w:rsid w:val="004673CE"/>
    <w:rsid w:val="00467DB6"/>
    <w:rsid w:val="00470D19"/>
    <w:rsid w:val="00473151"/>
    <w:rsid w:val="0047355A"/>
    <w:rsid w:val="0047507B"/>
    <w:rsid w:val="00475570"/>
    <w:rsid w:val="00476C78"/>
    <w:rsid w:val="00477B5E"/>
    <w:rsid w:val="004805AE"/>
    <w:rsid w:val="0048576D"/>
    <w:rsid w:val="004861CE"/>
    <w:rsid w:val="00491286"/>
    <w:rsid w:val="0049256E"/>
    <w:rsid w:val="004925D6"/>
    <w:rsid w:val="00493197"/>
    <w:rsid w:val="00493FCF"/>
    <w:rsid w:val="0049495C"/>
    <w:rsid w:val="0049705D"/>
    <w:rsid w:val="00497EF6"/>
    <w:rsid w:val="004A0076"/>
    <w:rsid w:val="004A6663"/>
    <w:rsid w:val="004A6FCB"/>
    <w:rsid w:val="004B0996"/>
    <w:rsid w:val="004B1EAD"/>
    <w:rsid w:val="004B1F86"/>
    <w:rsid w:val="004B3EFA"/>
    <w:rsid w:val="004B55AC"/>
    <w:rsid w:val="004B5928"/>
    <w:rsid w:val="004B67B7"/>
    <w:rsid w:val="004B6B8F"/>
    <w:rsid w:val="004B7511"/>
    <w:rsid w:val="004B7B8B"/>
    <w:rsid w:val="004C16F8"/>
    <w:rsid w:val="004C45CA"/>
    <w:rsid w:val="004C4F91"/>
    <w:rsid w:val="004C57B2"/>
    <w:rsid w:val="004C7349"/>
    <w:rsid w:val="004D10E2"/>
    <w:rsid w:val="004D1E30"/>
    <w:rsid w:val="004D43A6"/>
    <w:rsid w:val="004D5935"/>
    <w:rsid w:val="004D6954"/>
    <w:rsid w:val="004E057C"/>
    <w:rsid w:val="004E4DA7"/>
    <w:rsid w:val="004E6619"/>
    <w:rsid w:val="004E698D"/>
    <w:rsid w:val="004F3135"/>
    <w:rsid w:val="004F5797"/>
    <w:rsid w:val="004F628A"/>
    <w:rsid w:val="004F6D82"/>
    <w:rsid w:val="005032FE"/>
    <w:rsid w:val="00503373"/>
    <w:rsid w:val="00503469"/>
    <w:rsid w:val="00510161"/>
    <w:rsid w:val="00510678"/>
    <w:rsid w:val="00511766"/>
    <w:rsid w:val="00515C87"/>
    <w:rsid w:val="00516075"/>
    <w:rsid w:val="00516B93"/>
    <w:rsid w:val="00517C7B"/>
    <w:rsid w:val="00520403"/>
    <w:rsid w:val="0052067F"/>
    <w:rsid w:val="0052095A"/>
    <w:rsid w:val="0052431E"/>
    <w:rsid w:val="00524FB2"/>
    <w:rsid w:val="00525141"/>
    <w:rsid w:val="005260C1"/>
    <w:rsid w:val="005320CC"/>
    <w:rsid w:val="00536336"/>
    <w:rsid w:val="005368D0"/>
    <w:rsid w:val="005404CF"/>
    <w:rsid w:val="005420D3"/>
    <w:rsid w:val="00542ED7"/>
    <w:rsid w:val="0054375D"/>
    <w:rsid w:val="00543D71"/>
    <w:rsid w:val="00550D4A"/>
    <w:rsid w:val="00551BD4"/>
    <w:rsid w:val="005529DD"/>
    <w:rsid w:val="00553738"/>
    <w:rsid w:val="00554256"/>
    <w:rsid w:val="00554FA6"/>
    <w:rsid w:val="00556672"/>
    <w:rsid w:val="00560CEF"/>
    <w:rsid w:val="00561A85"/>
    <w:rsid w:val="00563566"/>
    <w:rsid w:val="00564A29"/>
    <w:rsid w:val="00564FBC"/>
    <w:rsid w:val="0056526B"/>
    <w:rsid w:val="00566C9F"/>
    <w:rsid w:val="00566EE5"/>
    <w:rsid w:val="005705A9"/>
    <w:rsid w:val="00570B70"/>
    <w:rsid w:val="0057222F"/>
    <w:rsid w:val="00572864"/>
    <w:rsid w:val="00573A96"/>
    <w:rsid w:val="005765E0"/>
    <w:rsid w:val="00577215"/>
    <w:rsid w:val="0058042F"/>
    <w:rsid w:val="00581411"/>
    <w:rsid w:val="005816A3"/>
    <w:rsid w:val="0058307E"/>
    <w:rsid w:val="00583BA7"/>
    <w:rsid w:val="0058516B"/>
    <w:rsid w:val="00585D26"/>
    <w:rsid w:val="0058618A"/>
    <w:rsid w:val="005862B6"/>
    <w:rsid w:val="00586DEF"/>
    <w:rsid w:val="00587AE5"/>
    <w:rsid w:val="00592686"/>
    <w:rsid w:val="00593A65"/>
    <w:rsid w:val="00593D4C"/>
    <w:rsid w:val="00594172"/>
    <w:rsid w:val="00594B25"/>
    <w:rsid w:val="005953AD"/>
    <w:rsid w:val="00595A4E"/>
    <w:rsid w:val="005A4851"/>
    <w:rsid w:val="005A4952"/>
    <w:rsid w:val="005A4E5A"/>
    <w:rsid w:val="005A5A2E"/>
    <w:rsid w:val="005A780A"/>
    <w:rsid w:val="005B0062"/>
    <w:rsid w:val="005B0963"/>
    <w:rsid w:val="005B0FC5"/>
    <w:rsid w:val="005B1259"/>
    <w:rsid w:val="005B16FC"/>
    <w:rsid w:val="005B20A1"/>
    <w:rsid w:val="005B2478"/>
    <w:rsid w:val="005B5195"/>
    <w:rsid w:val="005B6A00"/>
    <w:rsid w:val="005B6F88"/>
    <w:rsid w:val="005B7AEA"/>
    <w:rsid w:val="005C2DD2"/>
    <w:rsid w:val="005C3A44"/>
    <w:rsid w:val="005C6333"/>
    <w:rsid w:val="005C77DF"/>
    <w:rsid w:val="005D0979"/>
    <w:rsid w:val="005D5B88"/>
    <w:rsid w:val="005E0F48"/>
    <w:rsid w:val="005E1019"/>
    <w:rsid w:val="005E35F3"/>
    <w:rsid w:val="005E400D"/>
    <w:rsid w:val="005E46DF"/>
    <w:rsid w:val="005E4C99"/>
    <w:rsid w:val="005E4D96"/>
    <w:rsid w:val="005E58BF"/>
    <w:rsid w:val="005E626C"/>
    <w:rsid w:val="005E698D"/>
    <w:rsid w:val="005F09F1"/>
    <w:rsid w:val="005F13B4"/>
    <w:rsid w:val="005F2235"/>
    <w:rsid w:val="005F42EA"/>
    <w:rsid w:val="005F4AFA"/>
    <w:rsid w:val="005F645A"/>
    <w:rsid w:val="00605C6F"/>
    <w:rsid w:val="0060647D"/>
    <w:rsid w:val="00606F9D"/>
    <w:rsid w:val="00607CF5"/>
    <w:rsid w:val="006118D1"/>
    <w:rsid w:val="00611FBC"/>
    <w:rsid w:val="00612690"/>
    <w:rsid w:val="006127E6"/>
    <w:rsid w:val="006134CA"/>
    <w:rsid w:val="00613A0A"/>
    <w:rsid w:val="00617163"/>
    <w:rsid w:val="00620605"/>
    <w:rsid w:val="00620D93"/>
    <w:rsid w:val="00622AD3"/>
    <w:rsid w:val="00623C76"/>
    <w:rsid w:val="0062576D"/>
    <w:rsid w:val="00625788"/>
    <w:rsid w:val="00626A12"/>
    <w:rsid w:val="006301D4"/>
    <w:rsid w:val="006316BB"/>
    <w:rsid w:val="00631D9C"/>
    <w:rsid w:val="00632298"/>
    <w:rsid w:val="0063277E"/>
    <w:rsid w:val="00632DD3"/>
    <w:rsid w:val="006425ED"/>
    <w:rsid w:val="006426D5"/>
    <w:rsid w:val="00643667"/>
    <w:rsid w:val="006456AC"/>
    <w:rsid w:val="006466FF"/>
    <w:rsid w:val="0065155F"/>
    <w:rsid w:val="0065248F"/>
    <w:rsid w:val="00652679"/>
    <w:rsid w:val="00654094"/>
    <w:rsid w:val="00656C00"/>
    <w:rsid w:val="00661750"/>
    <w:rsid w:val="00661967"/>
    <w:rsid w:val="006620CF"/>
    <w:rsid w:val="006656B5"/>
    <w:rsid w:val="0066664D"/>
    <w:rsid w:val="00666EF7"/>
    <w:rsid w:val="00667265"/>
    <w:rsid w:val="00671B49"/>
    <w:rsid w:val="006720AF"/>
    <w:rsid w:val="006726FD"/>
    <w:rsid w:val="006727A4"/>
    <w:rsid w:val="006734B1"/>
    <w:rsid w:val="0068108B"/>
    <w:rsid w:val="006810BA"/>
    <w:rsid w:val="0068589B"/>
    <w:rsid w:val="00687DCB"/>
    <w:rsid w:val="00692AF1"/>
    <w:rsid w:val="006949AA"/>
    <w:rsid w:val="00695745"/>
    <w:rsid w:val="00695D5E"/>
    <w:rsid w:val="006A0A1A"/>
    <w:rsid w:val="006A1181"/>
    <w:rsid w:val="006A1A5E"/>
    <w:rsid w:val="006A1CC6"/>
    <w:rsid w:val="006A6460"/>
    <w:rsid w:val="006A6B4E"/>
    <w:rsid w:val="006A7040"/>
    <w:rsid w:val="006A7449"/>
    <w:rsid w:val="006A7C29"/>
    <w:rsid w:val="006B104E"/>
    <w:rsid w:val="006B183C"/>
    <w:rsid w:val="006B4F09"/>
    <w:rsid w:val="006B5AEA"/>
    <w:rsid w:val="006B6383"/>
    <w:rsid w:val="006B640D"/>
    <w:rsid w:val="006C3539"/>
    <w:rsid w:val="006C398B"/>
    <w:rsid w:val="006C4279"/>
    <w:rsid w:val="006C48EF"/>
    <w:rsid w:val="006C4F0D"/>
    <w:rsid w:val="006C61FA"/>
    <w:rsid w:val="006C7531"/>
    <w:rsid w:val="006D0492"/>
    <w:rsid w:val="006D0896"/>
    <w:rsid w:val="006D10D4"/>
    <w:rsid w:val="006D14F4"/>
    <w:rsid w:val="006D1AF5"/>
    <w:rsid w:val="006D5926"/>
    <w:rsid w:val="006D6238"/>
    <w:rsid w:val="006D629C"/>
    <w:rsid w:val="006D7E8B"/>
    <w:rsid w:val="006E36E1"/>
    <w:rsid w:val="006E61CB"/>
    <w:rsid w:val="006E712F"/>
    <w:rsid w:val="006F25A1"/>
    <w:rsid w:val="006F27F1"/>
    <w:rsid w:val="006F2A90"/>
    <w:rsid w:val="006F352D"/>
    <w:rsid w:val="006F3833"/>
    <w:rsid w:val="006F5518"/>
    <w:rsid w:val="006F6CD0"/>
    <w:rsid w:val="00700C59"/>
    <w:rsid w:val="007013E4"/>
    <w:rsid w:val="00701F65"/>
    <w:rsid w:val="0070283F"/>
    <w:rsid w:val="007032E9"/>
    <w:rsid w:val="0070391A"/>
    <w:rsid w:val="00704704"/>
    <w:rsid w:val="00704CCE"/>
    <w:rsid w:val="00706486"/>
    <w:rsid w:val="007101B2"/>
    <w:rsid w:val="007107A7"/>
    <w:rsid w:val="00710A1B"/>
    <w:rsid w:val="00710AFD"/>
    <w:rsid w:val="0071137C"/>
    <w:rsid w:val="00711670"/>
    <w:rsid w:val="00711A71"/>
    <w:rsid w:val="00712890"/>
    <w:rsid w:val="0071616D"/>
    <w:rsid w:val="00721822"/>
    <w:rsid w:val="00722F8F"/>
    <w:rsid w:val="00723C2E"/>
    <w:rsid w:val="007240EF"/>
    <w:rsid w:val="00724921"/>
    <w:rsid w:val="00724B68"/>
    <w:rsid w:val="00725368"/>
    <w:rsid w:val="00725C39"/>
    <w:rsid w:val="007304F3"/>
    <w:rsid w:val="00732411"/>
    <w:rsid w:val="00733FF9"/>
    <w:rsid w:val="007372CE"/>
    <w:rsid w:val="0073749C"/>
    <w:rsid w:val="00737673"/>
    <w:rsid w:val="0074321B"/>
    <w:rsid w:val="0074460A"/>
    <w:rsid w:val="0074581D"/>
    <w:rsid w:val="00745B17"/>
    <w:rsid w:val="00745FEF"/>
    <w:rsid w:val="007472F1"/>
    <w:rsid w:val="00750631"/>
    <w:rsid w:val="0075183E"/>
    <w:rsid w:val="00751D8D"/>
    <w:rsid w:val="00752825"/>
    <w:rsid w:val="0075424B"/>
    <w:rsid w:val="0075429A"/>
    <w:rsid w:val="00754E20"/>
    <w:rsid w:val="007554DF"/>
    <w:rsid w:val="00756AAD"/>
    <w:rsid w:val="00757446"/>
    <w:rsid w:val="0075776D"/>
    <w:rsid w:val="007613FB"/>
    <w:rsid w:val="007663AF"/>
    <w:rsid w:val="007669F4"/>
    <w:rsid w:val="00766AE1"/>
    <w:rsid w:val="007722BF"/>
    <w:rsid w:val="00774FCD"/>
    <w:rsid w:val="00775223"/>
    <w:rsid w:val="00775322"/>
    <w:rsid w:val="00780D0D"/>
    <w:rsid w:val="00780E16"/>
    <w:rsid w:val="00782946"/>
    <w:rsid w:val="00784B28"/>
    <w:rsid w:val="007854B3"/>
    <w:rsid w:val="00785D91"/>
    <w:rsid w:val="00785D92"/>
    <w:rsid w:val="0078787D"/>
    <w:rsid w:val="00787FA8"/>
    <w:rsid w:val="007915EC"/>
    <w:rsid w:val="00793B13"/>
    <w:rsid w:val="007A20EF"/>
    <w:rsid w:val="007A2117"/>
    <w:rsid w:val="007A2E26"/>
    <w:rsid w:val="007A2FE5"/>
    <w:rsid w:val="007A4659"/>
    <w:rsid w:val="007A56D7"/>
    <w:rsid w:val="007B217F"/>
    <w:rsid w:val="007B39BD"/>
    <w:rsid w:val="007B4518"/>
    <w:rsid w:val="007B4897"/>
    <w:rsid w:val="007B7D20"/>
    <w:rsid w:val="007C0564"/>
    <w:rsid w:val="007C080E"/>
    <w:rsid w:val="007C1FB6"/>
    <w:rsid w:val="007C45C4"/>
    <w:rsid w:val="007C4DAB"/>
    <w:rsid w:val="007D10F2"/>
    <w:rsid w:val="007D1300"/>
    <w:rsid w:val="007D2BD3"/>
    <w:rsid w:val="007D385E"/>
    <w:rsid w:val="007D5CD4"/>
    <w:rsid w:val="007D5DC5"/>
    <w:rsid w:val="007D75DF"/>
    <w:rsid w:val="007E0713"/>
    <w:rsid w:val="007E20BF"/>
    <w:rsid w:val="007E3EE5"/>
    <w:rsid w:val="007E67A0"/>
    <w:rsid w:val="007E730D"/>
    <w:rsid w:val="007E79DB"/>
    <w:rsid w:val="007F190A"/>
    <w:rsid w:val="007F3CFA"/>
    <w:rsid w:val="007F403E"/>
    <w:rsid w:val="007F631F"/>
    <w:rsid w:val="007F6F23"/>
    <w:rsid w:val="00800B14"/>
    <w:rsid w:val="008062D9"/>
    <w:rsid w:val="00807A4E"/>
    <w:rsid w:val="00810968"/>
    <w:rsid w:val="00810CEA"/>
    <w:rsid w:val="00812B22"/>
    <w:rsid w:val="00815017"/>
    <w:rsid w:val="00815F82"/>
    <w:rsid w:val="00815FE5"/>
    <w:rsid w:val="0081780F"/>
    <w:rsid w:val="00820C79"/>
    <w:rsid w:val="008233E5"/>
    <w:rsid w:val="00826A64"/>
    <w:rsid w:val="0082748C"/>
    <w:rsid w:val="00831624"/>
    <w:rsid w:val="008323A4"/>
    <w:rsid w:val="0083258C"/>
    <w:rsid w:val="008328A7"/>
    <w:rsid w:val="00833DE8"/>
    <w:rsid w:val="00833F47"/>
    <w:rsid w:val="0083461A"/>
    <w:rsid w:val="008348C3"/>
    <w:rsid w:val="008365C5"/>
    <w:rsid w:val="008373B4"/>
    <w:rsid w:val="00837623"/>
    <w:rsid w:val="008413D4"/>
    <w:rsid w:val="00844ACE"/>
    <w:rsid w:val="00845270"/>
    <w:rsid w:val="00847D37"/>
    <w:rsid w:val="0085649C"/>
    <w:rsid w:val="0085680C"/>
    <w:rsid w:val="00857E99"/>
    <w:rsid w:val="00862EA3"/>
    <w:rsid w:val="00863044"/>
    <w:rsid w:val="0086309A"/>
    <w:rsid w:val="00864CDD"/>
    <w:rsid w:val="00866EA3"/>
    <w:rsid w:val="0087190C"/>
    <w:rsid w:val="00871A41"/>
    <w:rsid w:val="008728E9"/>
    <w:rsid w:val="008741DB"/>
    <w:rsid w:val="00875BA1"/>
    <w:rsid w:val="00876529"/>
    <w:rsid w:val="00877B61"/>
    <w:rsid w:val="00886D76"/>
    <w:rsid w:val="00891532"/>
    <w:rsid w:val="008945AE"/>
    <w:rsid w:val="0089579A"/>
    <w:rsid w:val="00896036"/>
    <w:rsid w:val="008971BC"/>
    <w:rsid w:val="008A13F3"/>
    <w:rsid w:val="008A195A"/>
    <w:rsid w:val="008A2DE8"/>
    <w:rsid w:val="008A4A26"/>
    <w:rsid w:val="008A4F97"/>
    <w:rsid w:val="008B0A07"/>
    <w:rsid w:val="008B1DFA"/>
    <w:rsid w:val="008B2A80"/>
    <w:rsid w:val="008B3D4E"/>
    <w:rsid w:val="008B5B86"/>
    <w:rsid w:val="008B6344"/>
    <w:rsid w:val="008B79FB"/>
    <w:rsid w:val="008C0A74"/>
    <w:rsid w:val="008C0D3E"/>
    <w:rsid w:val="008C1254"/>
    <w:rsid w:val="008C1495"/>
    <w:rsid w:val="008C2E29"/>
    <w:rsid w:val="008C3844"/>
    <w:rsid w:val="008C401C"/>
    <w:rsid w:val="008C4D3E"/>
    <w:rsid w:val="008C5E2A"/>
    <w:rsid w:val="008C6892"/>
    <w:rsid w:val="008D0E97"/>
    <w:rsid w:val="008D271F"/>
    <w:rsid w:val="008D69C5"/>
    <w:rsid w:val="008D6A00"/>
    <w:rsid w:val="008D7404"/>
    <w:rsid w:val="008E0BD3"/>
    <w:rsid w:val="008E1553"/>
    <w:rsid w:val="008E2F99"/>
    <w:rsid w:val="008E3512"/>
    <w:rsid w:val="008E40E4"/>
    <w:rsid w:val="008E41CE"/>
    <w:rsid w:val="008E6894"/>
    <w:rsid w:val="008F163A"/>
    <w:rsid w:val="008F1E8B"/>
    <w:rsid w:val="008F276B"/>
    <w:rsid w:val="008F41C6"/>
    <w:rsid w:val="008F4A87"/>
    <w:rsid w:val="008F5B4C"/>
    <w:rsid w:val="008F5CFE"/>
    <w:rsid w:val="008F70AD"/>
    <w:rsid w:val="008F74D1"/>
    <w:rsid w:val="00901ED6"/>
    <w:rsid w:val="009022BF"/>
    <w:rsid w:val="00902AC6"/>
    <w:rsid w:val="009035A0"/>
    <w:rsid w:val="00906944"/>
    <w:rsid w:val="00906C3D"/>
    <w:rsid w:val="00910A5C"/>
    <w:rsid w:val="00911CD9"/>
    <w:rsid w:val="00912B71"/>
    <w:rsid w:val="00913DD8"/>
    <w:rsid w:val="009143BC"/>
    <w:rsid w:val="00915493"/>
    <w:rsid w:val="009158A4"/>
    <w:rsid w:val="0091771C"/>
    <w:rsid w:val="0091796C"/>
    <w:rsid w:val="00923E4A"/>
    <w:rsid w:val="00924CC6"/>
    <w:rsid w:val="00931632"/>
    <w:rsid w:val="00932C92"/>
    <w:rsid w:val="009343EA"/>
    <w:rsid w:val="009349F5"/>
    <w:rsid w:val="00934EFC"/>
    <w:rsid w:val="009365E8"/>
    <w:rsid w:val="009368E6"/>
    <w:rsid w:val="00936D4C"/>
    <w:rsid w:val="00937465"/>
    <w:rsid w:val="00940DDF"/>
    <w:rsid w:val="00945053"/>
    <w:rsid w:val="009454E4"/>
    <w:rsid w:val="00945CC5"/>
    <w:rsid w:val="00947128"/>
    <w:rsid w:val="00950207"/>
    <w:rsid w:val="009528CA"/>
    <w:rsid w:val="00952A9C"/>
    <w:rsid w:val="009549BF"/>
    <w:rsid w:val="00955765"/>
    <w:rsid w:val="009572BE"/>
    <w:rsid w:val="00957B40"/>
    <w:rsid w:val="00964440"/>
    <w:rsid w:val="00965FF1"/>
    <w:rsid w:val="009667A4"/>
    <w:rsid w:val="0096683A"/>
    <w:rsid w:val="00967852"/>
    <w:rsid w:val="00967C53"/>
    <w:rsid w:val="00971EF4"/>
    <w:rsid w:val="00972E80"/>
    <w:rsid w:val="00974B15"/>
    <w:rsid w:val="0098154A"/>
    <w:rsid w:val="00981A6A"/>
    <w:rsid w:val="00982113"/>
    <w:rsid w:val="00982B2E"/>
    <w:rsid w:val="00984240"/>
    <w:rsid w:val="00984A15"/>
    <w:rsid w:val="00984EDE"/>
    <w:rsid w:val="00985FAF"/>
    <w:rsid w:val="0098742E"/>
    <w:rsid w:val="009903CA"/>
    <w:rsid w:val="009910C8"/>
    <w:rsid w:val="00995B07"/>
    <w:rsid w:val="009969CE"/>
    <w:rsid w:val="00997897"/>
    <w:rsid w:val="009A2619"/>
    <w:rsid w:val="009A2763"/>
    <w:rsid w:val="009A49EF"/>
    <w:rsid w:val="009A7C04"/>
    <w:rsid w:val="009A7FB1"/>
    <w:rsid w:val="009B0209"/>
    <w:rsid w:val="009B10D6"/>
    <w:rsid w:val="009B3C78"/>
    <w:rsid w:val="009B44A3"/>
    <w:rsid w:val="009B530F"/>
    <w:rsid w:val="009B62F9"/>
    <w:rsid w:val="009C52EB"/>
    <w:rsid w:val="009C65DA"/>
    <w:rsid w:val="009D04B9"/>
    <w:rsid w:val="009D186B"/>
    <w:rsid w:val="009D557D"/>
    <w:rsid w:val="009D65D0"/>
    <w:rsid w:val="009D6629"/>
    <w:rsid w:val="009D7C9D"/>
    <w:rsid w:val="009D7E91"/>
    <w:rsid w:val="009E1323"/>
    <w:rsid w:val="009E54F4"/>
    <w:rsid w:val="009E5553"/>
    <w:rsid w:val="009E754D"/>
    <w:rsid w:val="009F0015"/>
    <w:rsid w:val="009F2BFA"/>
    <w:rsid w:val="009F4D0A"/>
    <w:rsid w:val="00A000D9"/>
    <w:rsid w:val="00A021CD"/>
    <w:rsid w:val="00A03A3D"/>
    <w:rsid w:val="00A0507C"/>
    <w:rsid w:val="00A0528B"/>
    <w:rsid w:val="00A068CD"/>
    <w:rsid w:val="00A10DF3"/>
    <w:rsid w:val="00A11CF7"/>
    <w:rsid w:val="00A11D32"/>
    <w:rsid w:val="00A1375E"/>
    <w:rsid w:val="00A13AC3"/>
    <w:rsid w:val="00A15103"/>
    <w:rsid w:val="00A15DA0"/>
    <w:rsid w:val="00A16DD0"/>
    <w:rsid w:val="00A22719"/>
    <w:rsid w:val="00A235BB"/>
    <w:rsid w:val="00A254F8"/>
    <w:rsid w:val="00A26C0B"/>
    <w:rsid w:val="00A30E19"/>
    <w:rsid w:val="00A3247B"/>
    <w:rsid w:val="00A33A8D"/>
    <w:rsid w:val="00A36F68"/>
    <w:rsid w:val="00A4525B"/>
    <w:rsid w:val="00A46B48"/>
    <w:rsid w:val="00A50EAF"/>
    <w:rsid w:val="00A541F8"/>
    <w:rsid w:val="00A56EE7"/>
    <w:rsid w:val="00A57F77"/>
    <w:rsid w:val="00A602F9"/>
    <w:rsid w:val="00A608F6"/>
    <w:rsid w:val="00A650EE"/>
    <w:rsid w:val="00A659B2"/>
    <w:rsid w:val="00A65A95"/>
    <w:rsid w:val="00A660E7"/>
    <w:rsid w:val="00A662C8"/>
    <w:rsid w:val="00A67B39"/>
    <w:rsid w:val="00A71157"/>
    <w:rsid w:val="00A71C4F"/>
    <w:rsid w:val="00A71DDB"/>
    <w:rsid w:val="00A73C5A"/>
    <w:rsid w:val="00A7459E"/>
    <w:rsid w:val="00A74E41"/>
    <w:rsid w:val="00A7748B"/>
    <w:rsid w:val="00A804AD"/>
    <w:rsid w:val="00A81DCD"/>
    <w:rsid w:val="00A82193"/>
    <w:rsid w:val="00A849D4"/>
    <w:rsid w:val="00A867C2"/>
    <w:rsid w:val="00A91BC6"/>
    <w:rsid w:val="00A936C0"/>
    <w:rsid w:val="00A966E6"/>
    <w:rsid w:val="00A97202"/>
    <w:rsid w:val="00A9729A"/>
    <w:rsid w:val="00AA0BD4"/>
    <w:rsid w:val="00AA1CD5"/>
    <w:rsid w:val="00AA60E0"/>
    <w:rsid w:val="00AA6843"/>
    <w:rsid w:val="00AA6971"/>
    <w:rsid w:val="00AB13E7"/>
    <w:rsid w:val="00AB2464"/>
    <w:rsid w:val="00AB2BE3"/>
    <w:rsid w:val="00AB504A"/>
    <w:rsid w:val="00AB61C0"/>
    <w:rsid w:val="00AB6721"/>
    <w:rsid w:val="00AB7834"/>
    <w:rsid w:val="00AC0494"/>
    <w:rsid w:val="00AC2150"/>
    <w:rsid w:val="00AC2797"/>
    <w:rsid w:val="00AC478F"/>
    <w:rsid w:val="00AC4D5F"/>
    <w:rsid w:val="00AC5CBE"/>
    <w:rsid w:val="00AC64ED"/>
    <w:rsid w:val="00AC7023"/>
    <w:rsid w:val="00AC7F23"/>
    <w:rsid w:val="00AD0ACE"/>
    <w:rsid w:val="00AD1A4D"/>
    <w:rsid w:val="00AD5E9A"/>
    <w:rsid w:val="00AD7E29"/>
    <w:rsid w:val="00AE0090"/>
    <w:rsid w:val="00AE040E"/>
    <w:rsid w:val="00AE08DB"/>
    <w:rsid w:val="00AE2729"/>
    <w:rsid w:val="00AE5AE2"/>
    <w:rsid w:val="00AE5DBA"/>
    <w:rsid w:val="00AE7343"/>
    <w:rsid w:val="00AF5C67"/>
    <w:rsid w:val="00B00774"/>
    <w:rsid w:val="00B02D4B"/>
    <w:rsid w:val="00B05B40"/>
    <w:rsid w:val="00B061B5"/>
    <w:rsid w:val="00B144EE"/>
    <w:rsid w:val="00B1458E"/>
    <w:rsid w:val="00B14B3A"/>
    <w:rsid w:val="00B14C51"/>
    <w:rsid w:val="00B20078"/>
    <w:rsid w:val="00B217B4"/>
    <w:rsid w:val="00B24742"/>
    <w:rsid w:val="00B277E9"/>
    <w:rsid w:val="00B30508"/>
    <w:rsid w:val="00B308DE"/>
    <w:rsid w:val="00B31282"/>
    <w:rsid w:val="00B313B8"/>
    <w:rsid w:val="00B32288"/>
    <w:rsid w:val="00B33465"/>
    <w:rsid w:val="00B3381B"/>
    <w:rsid w:val="00B35582"/>
    <w:rsid w:val="00B37719"/>
    <w:rsid w:val="00B378C2"/>
    <w:rsid w:val="00B44CD2"/>
    <w:rsid w:val="00B44F11"/>
    <w:rsid w:val="00B50453"/>
    <w:rsid w:val="00B52496"/>
    <w:rsid w:val="00B577C4"/>
    <w:rsid w:val="00B62979"/>
    <w:rsid w:val="00B6753D"/>
    <w:rsid w:val="00B677B6"/>
    <w:rsid w:val="00B70056"/>
    <w:rsid w:val="00B708B8"/>
    <w:rsid w:val="00B73B54"/>
    <w:rsid w:val="00B75B16"/>
    <w:rsid w:val="00B7615E"/>
    <w:rsid w:val="00B766AC"/>
    <w:rsid w:val="00B77E30"/>
    <w:rsid w:val="00B81FA4"/>
    <w:rsid w:val="00B82296"/>
    <w:rsid w:val="00B823A7"/>
    <w:rsid w:val="00B83348"/>
    <w:rsid w:val="00B867EF"/>
    <w:rsid w:val="00B87D11"/>
    <w:rsid w:val="00B90ABB"/>
    <w:rsid w:val="00B90FA5"/>
    <w:rsid w:val="00B9131D"/>
    <w:rsid w:val="00B919F1"/>
    <w:rsid w:val="00B92C88"/>
    <w:rsid w:val="00B94182"/>
    <w:rsid w:val="00B94C02"/>
    <w:rsid w:val="00B94F95"/>
    <w:rsid w:val="00B9643A"/>
    <w:rsid w:val="00BA0ADA"/>
    <w:rsid w:val="00BA1764"/>
    <w:rsid w:val="00BA54F0"/>
    <w:rsid w:val="00BA6F44"/>
    <w:rsid w:val="00BB29D8"/>
    <w:rsid w:val="00BB2E5F"/>
    <w:rsid w:val="00BB3651"/>
    <w:rsid w:val="00BB3D8F"/>
    <w:rsid w:val="00BB468D"/>
    <w:rsid w:val="00BB4DB5"/>
    <w:rsid w:val="00BB5061"/>
    <w:rsid w:val="00BB609C"/>
    <w:rsid w:val="00BB7DF2"/>
    <w:rsid w:val="00BC0E8D"/>
    <w:rsid w:val="00BC2002"/>
    <w:rsid w:val="00BC44BD"/>
    <w:rsid w:val="00BC4C3A"/>
    <w:rsid w:val="00BC511F"/>
    <w:rsid w:val="00BC5B26"/>
    <w:rsid w:val="00BC6216"/>
    <w:rsid w:val="00BC7163"/>
    <w:rsid w:val="00BD255A"/>
    <w:rsid w:val="00BD3D65"/>
    <w:rsid w:val="00BE0AFE"/>
    <w:rsid w:val="00BE324E"/>
    <w:rsid w:val="00BE6551"/>
    <w:rsid w:val="00BF02E4"/>
    <w:rsid w:val="00BF093B"/>
    <w:rsid w:val="00BF5078"/>
    <w:rsid w:val="00BF5238"/>
    <w:rsid w:val="00BF5381"/>
    <w:rsid w:val="00BF7198"/>
    <w:rsid w:val="00C0076C"/>
    <w:rsid w:val="00C03462"/>
    <w:rsid w:val="00C049F0"/>
    <w:rsid w:val="00C0531E"/>
    <w:rsid w:val="00C06B2A"/>
    <w:rsid w:val="00C12DCE"/>
    <w:rsid w:val="00C130B4"/>
    <w:rsid w:val="00C14C18"/>
    <w:rsid w:val="00C14E6F"/>
    <w:rsid w:val="00C153AC"/>
    <w:rsid w:val="00C15B46"/>
    <w:rsid w:val="00C16215"/>
    <w:rsid w:val="00C17500"/>
    <w:rsid w:val="00C21123"/>
    <w:rsid w:val="00C211BE"/>
    <w:rsid w:val="00C21514"/>
    <w:rsid w:val="00C21895"/>
    <w:rsid w:val="00C220B3"/>
    <w:rsid w:val="00C25538"/>
    <w:rsid w:val="00C25D05"/>
    <w:rsid w:val="00C26849"/>
    <w:rsid w:val="00C273F2"/>
    <w:rsid w:val="00C30521"/>
    <w:rsid w:val="00C305BC"/>
    <w:rsid w:val="00C32858"/>
    <w:rsid w:val="00C341C2"/>
    <w:rsid w:val="00C3768C"/>
    <w:rsid w:val="00C41419"/>
    <w:rsid w:val="00C4244F"/>
    <w:rsid w:val="00C4260F"/>
    <w:rsid w:val="00C45104"/>
    <w:rsid w:val="00C539D4"/>
    <w:rsid w:val="00C54FCE"/>
    <w:rsid w:val="00C5592D"/>
    <w:rsid w:val="00C56FBA"/>
    <w:rsid w:val="00C573E8"/>
    <w:rsid w:val="00C632ED"/>
    <w:rsid w:val="00C63625"/>
    <w:rsid w:val="00C64CF7"/>
    <w:rsid w:val="00C66150"/>
    <w:rsid w:val="00C66850"/>
    <w:rsid w:val="00C70EF5"/>
    <w:rsid w:val="00C7278D"/>
    <w:rsid w:val="00C736E3"/>
    <w:rsid w:val="00C74E40"/>
    <w:rsid w:val="00C756C5"/>
    <w:rsid w:val="00C80166"/>
    <w:rsid w:val="00C80995"/>
    <w:rsid w:val="00C82CAE"/>
    <w:rsid w:val="00C86CFC"/>
    <w:rsid w:val="00C87A79"/>
    <w:rsid w:val="00C87D50"/>
    <w:rsid w:val="00C92915"/>
    <w:rsid w:val="00C930A8"/>
    <w:rsid w:val="00C93575"/>
    <w:rsid w:val="00C959F3"/>
    <w:rsid w:val="00CA0569"/>
    <w:rsid w:val="00CA3AF3"/>
    <w:rsid w:val="00CA3B74"/>
    <w:rsid w:val="00CA4B17"/>
    <w:rsid w:val="00CA5A08"/>
    <w:rsid w:val="00CA6CB8"/>
    <w:rsid w:val="00CA6CDB"/>
    <w:rsid w:val="00CA6FFF"/>
    <w:rsid w:val="00CA7589"/>
    <w:rsid w:val="00CB0CCD"/>
    <w:rsid w:val="00CB246B"/>
    <w:rsid w:val="00CB5743"/>
    <w:rsid w:val="00CB636C"/>
    <w:rsid w:val="00CB7144"/>
    <w:rsid w:val="00CB7B3D"/>
    <w:rsid w:val="00CC010B"/>
    <w:rsid w:val="00CC3524"/>
    <w:rsid w:val="00CC3CF5"/>
    <w:rsid w:val="00CC6A25"/>
    <w:rsid w:val="00CC7608"/>
    <w:rsid w:val="00CD040E"/>
    <w:rsid w:val="00CD27BE"/>
    <w:rsid w:val="00CD37A5"/>
    <w:rsid w:val="00CD3B4D"/>
    <w:rsid w:val="00CD40AC"/>
    <w:rsid w:val="00CD6F0F"/>
    <w:rsid w:val="00CE0762"/>
    <w:rsid w:val="00CE0BB7"/>
    <w:rsid w:val="00CE3B00"/>
    <w:rsid w:val="00CE3E9A"/>
    <w:rsid w:val="00CE40C5"/>
    <w:rsid w:val="00CE4E1E"/>
    <w:rsid w:val="00CE5187"/>
    <w:rsid w:val="00CF00B0"/>
    <w:rsid w:val="00CF4F0E"/>
    <w:rsid w:val="00CF5694"/>
    <w:rsid w:val="00CF68FA"/>
    <w:rsid w:val="00CF6E39"/>
    <w:rsid w:val="00CF72DA"/>
    <w:rsid w:val="00D1026B"/>
    <w:rsid w:val="00D105AD"/>
    <w:rsid w:val="00D159B2"/>
    <w:rsid w:val="00D15B4E"/>
    <w:rsid w:val="00D17378"/>
    <w:rsid w:val="00D177E7"/>
    <w:rsid w:val="00D20727"/>
    <w:rsid w:val="00D2079F"/>
    <w:rsid w:val="00D224B7"/>
    <w:rsid w:val="00D25073"/>
    <w:rsid w:val="00D27E7A"/>
    <w:rsid w:val="00D3086F"/>
    <w:rsid w:val="00D30D57"/>
    <w:rsid w:val="00D32B8B"/>
    <w:rsid w:val="00D37F0B"/>
    <w:rsid w:val="00D41074"/>
    <w:rsid w:val="00D41FF3"/>
    <w:rsid w:val="00D425A9"/>
    <w:rsid w:val="00D42667"/>
    <w:rsid w:val="00D42C97"/>
    <w:rsid w:val="00D447EF"/>
    <w:rsid w:val="00D505E2"/>
    <w:rsid w:val="00D536DD"/>
    <w:rsid w:val="00D53DC5"/>
    <w:rsid w:val="00D53FB3"/>
    <w:rsid w:val="00D54A6C"/>
    <w:rsid w:val="00D60F7D"/>
    <w:rsid w:val="00D61DAB"/>
    <w:rsid w:val="00D62CCB"/>
    <w:rsid w:val="00D660BD"/>
    <w:rsid w:val="00D7302C"/>
    <w:rsid w:val="00D7463D"/>
    <w:rsid w:val="00D777B1"/>
    <w:rsid w:val="00D804E0"/>
    <w:rsid w:val="00D80F5A"/>
    <w:rsid w:val="00D81FC3"/>
    <w:rsid w:val="00D82DF2"/>
    <w:rsid w:val="00D84E4A"/>
    <w:rsid w:val="00D875FF"/>
    <w:rsid w:val="00D90A91"/>
    <w:rsid w:val="00D912CA"/>
    <w:rsid w:val="00D93D12"/>
    <w:rsid w:val="00D93EB2"/>
    <w:rsid w:val="00DA4540"/>
    <w:rsid w:val="00DA5025"/>
    <w:rsid w:val="00DA5252"/>
    <w:rsid w:val="00DA587E"/>
    <w:rsid w:val="00DB1101"/>
    <w:rsid w:val="00DB3052"/>
    <w:rsid w:val="00DB7223"/>
    <w:rsid w:val="00DC0114"/>
    <w:rsid w:val="00DC02B1"/>
    <w:rsid w:val="00DC07E7"/>
    <w:rsid w:val="00DC1ADF"/>
    <w:rsid w:val="00DC2D17"/>
    <w:rsid w:val="00DC30E6"/>
    <w:rsid w:val="00DC35A9"/>
    <w:rsid w:val="00DC4021"/>
    <w:rsid w:val="00DD119F"/>
    <w:rsid w:val="00DD1ACC"/>
    <w:rsid w:val="00DD442E"/>
    <w:rsid w:val="00DD57C2"/>
    <w:rsid w:val="00DE22C5"/>
    <w:rsid w:val="00DE23BF"/>
    <w:rsid w:val="00DE28F3"/>
    <w:rsid w:val="00DE2967"/>
    <w:rsid w:val="00DE3981"/>
    <w:rsid w:val="00DE40DD"/>
    <w:rsid w:val="00DE6198"/>
    <w:rsid w:val="00DE6F77"/>
    <w:rsid w:val="00DE7755"/>
    <w:rsid w:val="00DF0058"/>
    <w:rsid w:val="00DF059A"/>
    <w:rsid w:val="00DF060A"/>
    <w:rsid w:val="00DF15CD"/>
    <w:rsid w:val="00DF1D8B"/>
    <w:rsid w:val="00DF6B61"/>
    <w:rsid w:val="00DF6D19"/>
    <w:rsid w:val="00DF70F5"/>
    <w:rsid w:val="00E00C19"/>
    <w:rsid w:val="00E02309"/>
    <w:rsid w:val="00E046FE"/>
    <w:rsid w:val="00E048BA"/>
    <w:rsid w:val="00E10DD3"/>
    <w:rsid w:val="00E10EB6"/>
    <w:rsid w:val="00E114F7"/>
    <w:rsid w:val="00E120F4"/>
    <w:rsid w:val="00E12996"/>
    <w:rsid w:val="00E15E98"/>
    <w:rsid w:val="00E16464"/>
    <w:rsid w:val="00E168FA"/>
    <w:rsid w:val="00E170AB"/>
    <w:rsid w:val="00E17B82"/>
    <w:rsid w:val="00E21100"/>
    <w:rsid w:val="00E2252C"/>
    <w:rsid w:val="00E22EEA"/>
    <w:rsid w:val="00E22F8A"/>
    <w:rsid w:val="00E23AFC"/>
    <w:rsid w:val="00E24F6D"/>
    <w:rsid w:val="00E251BF"/>
    <w:rsid w:val="00E263BB"/>
    <w:rsid w:val="00E270C0"/>
    <w:rsid w:val="00E27CD4"/>
    <w:rsid w:val="00E30E99"/>
    <w:rsid w:val="00E36167"/>
    <w:rsid w:val="00E36D82"/>
    <w:rsid w:val="00E36EE8"/>
    <w:rsid w:val="00E40190"/>
    <w:rsid w:val="00E410B7"/>
    <w:rsid w:val="00E43C5A"/>
    <w:rsid w:val="00E460B9"/>
    <w:rsid w:val="00E46AB0"/>
    <w:rsid w:val="00E46B98"/>
    <w:rsid w:val="00E476A7"/>
    <w:rsid w:val="00E5032C"/>
    <w:rsid w:val="00E52B1E"/>
    <w:rsid w:val="00E55836"/>
    <w:rsid w:val="00E55A83"/>
    <w:rsid w:val="00E55E9E"/>
    <w:rsid w:val="00E56BC6"/>
    <w:rsid w:val="00E6185C"/>
    <w:rsid w:val="00E625D2"/>
    <w:rsid w:val="00E67121"/>
    <w:rsid w:val="00E67F6E"/>
    <w:rsid w:val="00E7124A"/>
    <w:rsid w:val="00E7198D"/>
    <w:rsid w:val="00E7234D"/>
    <w:rsid w:val="00E72DF9"/>
    <w:rsid w:val="00E735AF"/>
    <w:rsid w:val="00E74CA6"/>
    <w:rsid w:val="00E75E3D"/>
    <w:rsid w:val="00E76EEC"/>
    <w:rsid w:val="00E8054E"/>
    <w:rsid w:val="00E81283"/>
    <w:rsid w:val="00E84CBA"/>
    <w:rsid w:val="00E8567B"/>
    <w:rsid w:val="00E86A3F"/>
    <w:rsid w:val="00E90325"/>
    <w:rsid w:val="00E90FED"/>
    <w:rsid w:val="00E91AFF"/>
    <w:rsid w:val="00E92283"/>
    <w:rsid w:val="00E929CE"/>
    <w:rsid w:val="00E93FAE"/>
    <w:rsid w:val="00E94890"/>
    <w:rsid w:val="00E95590"/>
    <w:rsid w:val="00E969B0"/>
    <w:rsid w:val="00E9731C"/>
    <w:rsid w:val="00E977D4"/>
    <w:rsid w:val="00EA1A1E"/>
    <w:rsid w:val="00EA1C8B"/>
    <w:rsid w:val="00EA24AD"/>
    <w:rsid w:val="00EA4E4C"/>
    <w:rsid w:val="00EA5DA5"/>
    <w:rsid w:val="00EB0351"/>
    <w:rsid w:val="00EB341A"/>
    <w:rsid w:val="00EB6C80"/>
    <w:rsid w:val="00EC0184"/>
    <w:rsid w:val="00EC04D4"/>
    <w:rsid w:val="00EC16CD"/>
    <w:rsid w:val="00EC17CF"/>
    <w:rsid w:val="00EC2B73"/>
    <w:rsid w:val="00EC2D60"/>
    <w:rsid w:val="00EC41F1"/>
    <w:rsid w:val="00EC4987"/>
    <w:rsid w:val="00EC4A13"/>
    <w:rsid w:val="00EC5071"/>
    <w:rsid w:val="00EC6D3A"/>
    <w:rsid w:val="00ED280C"/>
    <w:rsid w:val="00ED5BDB"/>
    <w:rsid w:val="00ED6B35"/>
    <w:rsid w:val="00ED7017"/>
    <w:rsid w:val="00EE29D1"/>
    <w:rsid w:val="00EE3274"/>
    <w:rsid w:val="00EE38D7"/>
    <w:rsid w:val="00EE7E3E"/>
    <w:rsid w:val="00EF0186"/>
    <w:rsid w:val="00EF0B22"/>
    <w:rsid w:val="00EF1B5A"/>
    <w:rsid w:val="00EF63AB"/>
    <w:rsid w:val="00EF64E5"/>
    <w:rsid w:val="00F017AF"/>
    <w:rsid w:val="00F02DF9"/>
    <w:rsid w:val="00F033A6"/>
    <w:rsid w:val="00F041C4"/>
    <w:rsid w:val="00F05476"/>
    <w:rsid w:val="00F05BFA"/>
    <w:rsid w:val="00F079F6"/>
    <w:rsid w:val="00F11FB0"/>
    <w:rsid w:val="00F1598C"/>
    <w:rsid w:val="00F20BC6"/>
    <w:rsid w:val="00F213AC"/>
    <w:rsid w:val="00F21E5A"/>
    <w:rsid w:val="00F23F1C"/>
    <w:rsid w:val="00F248A4"/>
    <w:rsid w:val="00F255FC"/>
    <w:rsid w:val="00F259B0"/>
    <w:rsid w:val="00F26A20"/>
    <w:rsid w:val="00F276C9"/>
    <w:rsid w:val="00F352B5"/>
    <w:rsid w:val="00F3588A"/>
    <w:rsid w:val="00F36C43"/>
    <w:rsid w:val="00F40690"/>
    <w:rsid w:val="00F42C9E"/>
    <w:rsid w:val="00F42EDA"/>
    <w:rsid w:val="00F43AB7"/>
    <w:rsid w:val="00F43B8F"/>
    <w:rsid w:val="00F511FC"/>
    <w:rsid w:val="00F51785"/>
    <w:rsid w:val="00F530D7"/>
    <w:rsid w:val="00F541E6"/>
    <w:rsid w:val="00F54AD0"/>
    <w:rsid w:val="00F54C47"/>
    <w:rsid w:val="00F55C33"/>
    <w:rsid w:val="00F56D1E"/>
    <w:rsid w:val="00F5778C"/>
    <w:rsid w:val="00F60DE1"/>
    <w:rsid w:val="00F61283"/>
    <w:rsid w:val="00F640BF"/>
    <w:rsid w:val="00F64778"/>
    <w:rsid w:val="00F647A5"/>
    <w:rsid w:val="00F64A37"/>
    <w:rsid w:val="00F66E79"/>
    <w:rsid w:val="00F70754"/>
    <w:rsid w:val="00F716A5"/>
    <w:rsid w:val="00F72F36"/>
    <w:rsid w:val="00F77394"/>
    <w:rsid w:val="00F81AC6"/>
    <w:rsid w:val="00F81D5B"/>
    <w:rsid w:val="00F82259"/>
    <w:rsid w:val="00F85707"/>
    <w:rsid w:val="00F85DEE"/>
    <w:rsid w:val="00F879A1"/>
    <w:rsid w:val="00F906F7"/>
    <w:rsid w:val="00F91A7E"/>
    <w:rsid w:val="00F92FC4"/>
    <w:rsid w:val="00F9302F"/>
    <w:rsid w:val="00F94778"/>
    <w:rsid w:val="00F9532D"/>
    <w:rsid w:val="00F96EE3"/>
    <w:rsid w:val="00F9793C"/>
    <w:rsid w:val="00F97E10"/>
    <w:rsid w:val="00FA0C14"/>
    <w:rsid w:val="00FA3612"/>
    <w:rsid w:val="00FA3B9C"/>
    <w:rsid w:val="00FA5DF6"/>
    <w:rsid w:val="00FB167B"/>
    <w:rsid w:val="00FB3BA6"/>
    <w:rsid w:val="00FB4715"/>
    <w:rsid w:val="00FB4B02"/>
    <w:rsid w:val="00FB619E"/>
    <w:rsid w:val="00FB6A2B"/>
    <w:rsid w:val="00FC0322"/>
    <w:rsid w:val="00FC1478"/>
    <w:rsid w:val="00FC2D40"/>
    <w:rsid w:val="00FC3600"/>
    <w:rsid w:val="00FC3CC4"/>
    <w:rsid w:val="00FC3E8C"/>
    <w:rsid w:val="00FC565B"/>
    <w:rsid w:val="00FC5904"/>
    <w:rsid w:val="00FC67A2"/>
    <w:rsid w:val="00FC7235"/>
    <w:rsid w:val="00FD1FA5"/>
    <w:rsid w:val="00FD3DFC"/>
    <w:rsid w:val="00FD4298"/>
    <w:rsid w:val="00FD63B4"/>
    <w:rsid w:val="00FD6E73"/>
    <w:rsid w:val="00FE006E"/>
    <w:rsid w:val="00FE064D"/>
    <w:rsid w:val="00FE0AC4"/>
    <w:rsid w:val="00FE0CFD"/>
    <w:rsid w:val="00FE129B"/>
    <w:rsid w:val="00FE1553"/>
    <w:rsid w:val="00FE2CAD"/>
    <w:rsid w:val="00FE54D4"/>
    <w:rsid w:val="00FE7AF3"/>
    <w:rsid w:val="00FF0DF1"/>
    <w:rsid w:val="00FF1188"/>
    <w:rsid w:val="00FF1E44"/>
    <w:rsid w:val="00FF2AC2"/>
    <w:rsid w:val="00FF3129"/>
    <w:rsid w:val="00FF4119"/>
    <w:rsid w:val="00FF5329"/>
    <w:rsid w:val="00FF758A"/>
    <w:rsid w:val="00FF76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875960D9-4202-4A5E-BA1C-132D765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B6A2B"/>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281D23"/>
    <w:pPr>
      <w:keepNext/>
      <w:keepLines/>
      <w:numPr>
        <w:ilvl w:val="1"/>
        <w:numId w:val="1"/>
      </w:numPr>
      <w:spacing w:before="120"/>
      <w:jc w:val="both"/>
      <w:outlineLvl w:val="1"/>
    </w:pPr>
    <w:rPr>
      <w:caps/>
      <w:color w:val="000000" w:themeColor="text1"/>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qFormat/>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styleId="Refdecomentrio">
    <w:name w:val="annotation reference"/>
    <w:basedOn w:val="Fontepargpadro"/>
    <w:uiPriority w:val="99"/>
    <w:semiHidden/>
    <w:unhideWhenUsed/>
    <w:rsid w:val="00037A2D"/>
    <w:rPr>
      <w:sz w:val="16"/>
      <w:szCs w:val="16"/>
    </w:rPr>
  </w:style>
  <w:style w:type="paragraph" w:styleId="Textodecomentrio">
    <w:name w:val="annotation text"/>
    <w:basedOn w:val="Normal"/>
    <w:link w:val="TextodecomentrioChar"/>
    <w:uiPriority w:val="99"/>
    <w:unhideWhenUsed/>
    <w:rsid w:val="00037A2D"/>
    <w:rPr>
      <w:sz w:val="20"/>
      <w:szCs w:val="20"/>
    </w:rPr>
  </w:style>
  <w:style w:type="character" w:customStyle="1" w:styleId="TextodecomentrioChar">
    <w:name w:val="Texto de comentário Char"/>
    <w:basedOn w:val="Fontepargpadro"/>
    <w:link w:val="Textodecomentrio"/>
    <w:uiPriority w:val="99"/>
    <w:rsid w:val="00037A2D"/>
  </w:style>
  <w:style w:type="paragraph" w:styleId="Assuntodocomentrio">
    <w:name w:val="annotation subject"/>
    <w:basedOn w:val="Textodecomentrio"/>
    <w:next w:val="Textodecomentrio"/>
    <w:link w:val="AssuntodocomentrioChar"/>
    <w:uiPriority w:val="99"/>
    <w:semiHidden/>
    <w:unhideWhenUsed/>
    <w:rsid w:val="00037A2D"/>
    <w:rPr>
      <w:b/>
      <w:bCs/>
    </w:rPr>
  </w:style>
  <w:style w:type="character" w:customStyle="1" w:styleId="AssuntodocomentrioChar">
    <w:name w:val="Assunto do comentário Char"/>
    <w:basedOn w:val="TextodecomentrioChar"/>
    <w:link w:val="Assuntodocomentrio"/>
    <w:uiPriority w:val="99"/>
    <w:semiHidden/>
    <w:rsid w:val="00037A2D"/>
    <w:rPr>
      <w:b/>
      <w:bCs/>
    </w:rPr>
  </w:style>
  <w:style w:type="character" w:styleId="MenoPendente">
    <w:name w:val="Unresolved Mention"/>
    <w:basedOn w:val="Fontepargpadro"/>
    <w:uiPriority w:val="99"/>
    <w:semiHidden/>
    <w:unhideWhenUsed/>
    <w:rsid w:val="00A000D9"/>
    <w:rPr>
      <w:color w:val="605E5C"/>
      <w:shd w:val="clear" w:color="auto" w:fill="E1DFDD"/>
    </w:rPr>
  </w:style>
  <w:style w:type="character" w:customStyle="1" w:styleId="Ttulo2Char">
    <w:name w:val="Título 2 Char"/>
    <w:aliases w:val="TF-TÍTULO 2 Char"/>
    <w:basedOn w:val="Fontepargpadro"/>
    <w:link w:val="Ttulo2"/>
    <w:rsid w:val="00281D23"/>
    <w:rPr>
      <w:caps/>
      <w:color w:val="000000" w:themeColor="text1"/>
    </w:rPr>
  </w:style>
  <w:style w:type="paragraph" w:customStyle="1" w:styleId="TF-TEXTOQUADRO">
    <w:name w:val="TF-TEXTO QUADRO"/>
    <w:qFormat/>
    <w:rsid w:val="00D42C97"/>
    <w:pPr>
      <w:keepNext/>
      <w:keepLines/>
    </w:pPr>
  </w:style>
  <w:style w:type="paragraph" w:styleId="Reviso">
    <w:name w:val="Revision"/>
    <w:hidden/>
    <w:uiPriority w:val="99"/>
    <w:semiHidden/>
    <w:rsid w:val="00D105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upport.apple.com/pt-br/guide/watch/apdaf449a0bd/watchos"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nngroup.com/articles/ten-usability-heuristics/"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play.google.com/store/apps/details?id=com.ima.nossapraia&amp;hl=pt_BR&amp;utm_source=chatgpt.com"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1/relationships/people" Target="people.xml"/><Relationship Id="rId20" Type="http://schemas.openxmlformats.org/officeDocument/2006/relationships/image" Target="media/image6.png"/><Relationship Id="rId41" Type="http://schemas.openxmlformats.org/officeDocument/2006/relationships/hyperlink" Target="https://doi.org/10.7784/rbtur.v16.262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2.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3.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4.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3148</TotalTime>
  <Pages>23</Pages>
  <Words>8223</Words>
  <Characters>47535</Characters>
  <Application>Microsoft Office Word</Application>
  <DocSecurity>0</DocSecurity>
  <Lines>932</Lines>
  <Paragraphs>476</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Dalton Solano dos Reis</cp:lastModifiedBy>
  <cp:revision>959</cp:revision>
  <cp:lastPrinted>2025-12-01T23:39:00Z</cp:lastPrinted>
  <dcterms:created xsi:type="dcterms:W3CDTF">2020-07-13T00:15:00Z</dcterms:created>
  <dcterms:modified xsi:type="dcterms:W3CDTF">2025-12-12T00:28:00Z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