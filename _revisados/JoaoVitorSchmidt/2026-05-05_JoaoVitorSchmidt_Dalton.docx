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08DD" w14:textId="76D2A105" w:rsidR="002B0EDC" w:rsidRPr="009671BC" w:rsidRDefault="0005510D" w:rsidP="0005510D">
      <w:pPr>
        <w:pStyle w:val="TF-TTULO"/>
        <w:rPr>
          <w:b w:val="0"/>
          <w:bCs/>
        </w:rPr>
      </w:pPr>
      <w:bookmarkStart w:id="0" w:name="_Toc420723208"/>
      <w:bookmarkStart w:id="1" w:name="_Toc482682369"/>
      <w:bookmarkStart w:id="2" w:name="_Toc54164903"/>
      <w:bookmarkStart w:id="3" w:name="_Toc54165663"/>
      <w:bookmarkStart w:id="4" w:name="_Toc54169315"/>
      <w:bookmarkStart w:id="5" w:name="_Toc96347419"/>
      <w:bookmarkStart w:id="6" w:name="_Toc96357709"/>
      <w:bookmarkStart w:id="7" w:name="_Toc96491849"/>
      <w:bookmarkStart w:id="8" w:name="_Toc411603089"/>
      <w:commentRangeStart w:id="9"/>
      <w:commentRangeStart w:id="10"/>
      <w:commentRangeStart w:id="11"/>
      <w:r w:rsidRPr="009671BC">
        <w:rPr>
          <w:b w:val="0"/>
          <w:bCs/>
        </w:rPr>
        <w:t xml:space="preserve">Trânsito </w:t>
      </w:r>
      <w:commentRangeEnd w:id="9"/>
      <w:r w:rsidR="00A13585" w:rsidRPr="009671BC">
        <w:rPr>
          <w:rStyle w:val="Refdecomentrio"/>
          <w:b w:val="0"/>
          <w:bCs/>
          <w:sz w:val="24"/>
          <w:szCs w:val="20"/>
        </w:rPr>
        <w:commentReference w:id="9"/>
      </w:r>
      <w:commentRangeEnd w:id="10"/>
      <w:r w:rsidR="00A13585" w:rsidRPr="009671BC">
        <w:rPr>
          <w:rStyle w:val="Refdecomentrio"/>
          <w:b w:val="0"/>
          <w:bCs/>
          <w:sz w:val="24"/>
          <w:szCs w:val="20"/>
        </w:rPr>
        <w:commentReference w:id="10"/>
      </w:r>
      <w:commentRangeEnd w:id="11"/>
      <w:r w:rsidR="00A13585" w:rsidRPr="009671BC">
        <w:rPr>
          <w:rStyle w:val="Refdecomentrio"/>
          <w:b w:val="0"/>
          <w:bCs/>
          <w:sz w:val="24"/>
          <w:szCs w:val="20"/>
        </w:rPr>
        <w:commentReference w:id="11"/>
      </w:r>
      <w:r w:rsidRPr="009671BC">
        <w:rPr>
          <w:b w:val="0"/>
          <w:bCs/>
        </w:rPr>
        <w:t xml:space="preserve">Acessível: Desenvolvimento de uma Simulação em Realidade Virtual para o Treinamento </w:t>
      </w:r>
      <w:r w:rsidR="00ED53D5" w:rsidRPr="009671BC">
        <w:rPr>
          <w:b w:val="0"/>
          <w:bCs/>
        </w:rPr>
        <w:t>DE CONDUTORES</w:t>
      </w:r>
      <w:r w:rsidRPr="009671BC">
        <w:rPr>
          <w:b w:val="0"/>
          <w:bCs/>
        </w:rPr>
        <w:t xml:space="preserve"> em Veículos Adaptados</w:t>
      </w:r>
    </w:p>
    <w:p w14:paraId="4F6DBB7C" w14:textId="49FD1C7C" w:rsidR="001E682E" w:rsidRPr="00E61AC0" w:rsidRDefault="0005510D" w:rsidP="00752038">
      <w:pPr>
        <w:pStyle w:val="TF-AUTOR0"/>
        <w:rPr>
          <w:u w:val="single"/>
        </w:rPr>
      </w:pPr>
      <w:r>
        <w:t>João Vitor Schmidt</w:t>
      </w:r>
    </w:p>
    <w:p w14:paraId="3FBE5C8A" w14:textId="39280BB1" w:rsidR="001E682E" w:rsidRDefault="001E682E" w:rsidP="001E682E">
      <w:pPr>
        <w:pStyle w:val="TF-AUTOR0"/>
      </w:pPr>
      <w:r>
        <w:t xml:space="preserve">Prof. </w:t>
      </w:r>
      <w:r w:rsidR="0005510D" w:rsidRPr="0005510D">
        <w:t>Luciana Pereira de Araújo Kohler</w:t>
      </w:r>
      <w:r w:rsidR="0005510D">
        <w:t xml:space="preserve"> </w:t>
      </w:r>
      <w:r>
        <w:t>– Orientador</w:t>
      </w:r>
      <w:r w:rsidR="00B102E8">
        <w:t>a</w:t>
      </w:r>
    </w:p>
    <w:p w14:paraId="1AC366E3" w14:textId="65F1BCFB" w:rsidR="0092577E" w:rsidRPr="00866671" w:rsidRDefault="00F255FC" w:rsidP="00504F36">
      <w:pPr>
        <w:pStyle w:val="Ttulo1"/>
      </w:pPr>
      <w:commentRangeStart w:id="12"/>
      <w:commentRangeStart w:id="13"/>
      <w:r w:rsidRPr="007D10F2">
        <w:t>Introdução</w:t>
      </w:r>
      <w:r w:rsidR="00424AD5">
        <w:t xml:space="preserve">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commentRangeEnd w:id="13"/>
      <w:r w:rsidR="00A13585" w:rsidRPr="00866671">
        <w:rPr>
          <w:rStyle w:val="Refdecomentrio"/>
          <w:sz w:val="20"/>
          <w:szCs w:val="24"/>
        </w:rPr>
        <w:commentReference w:id="13"/>
      </w:r>
      <w:commentRangeEnd w:id="12"/>
      <w:r w:rsidR="004154CE" w:rsidRPr="00866671">
        <w:rPr>
          <w:rStyle w:val="Refdecomentrio"/>
          <w:sz w:val="20"/>
          <w:szCs w:val="24"/>
        </w:rPr>
        <w:commentReference w:id="12"/>
      </w:r>
    </w:p>
    <w:p w14:paraId="152CE6C4" w14:textId="5515C813" w:rsidR="00504F36" w:rsidRDefault="00504F36" w:rsidP="00504F36">
      <w:pPr>
        <w:pStyle w:val="TF-TEXTO"/>
      </w:pPr>
      <w:r>
        <w:t>A capacidade de condução de um veículo é reconhecida como um dos principais fatores para a independência e integração social atualmente, impactando diretamente na qualidade de vida das pessoas em geral. No entanto, a privação dessa mobilidade para pessoas com deficiências é um desafio acentuado, já que dependem de tecnologias assistivas interdisciplinares para promover sua funcionalidade e autonomia. Segundo Bersch (2017), a tecnologia assistiva deve ser compreendida como um arsenal de recursos que objetivam a participação e a inclusão social, mas a implementação prática dessas soluções no trânsito real ainda esbarra em custos elevados e na complexidade de adaptação dos veículos.</w:t>
      </w:r>
    </w:p>
    <w:p w14:paraId="769DB2CF" w14:textId="7B0DF33C" w:rsidR="00504F36" w:rsidRDefault="00504F36" w:rsidP="00504F36">
      <w:pPr>
        <w:pStyle w:val="TF-TEXTO"/>
      </w:pPr>
      <w:r>
        <w:t>Neste cenário, o processo de aprendizado para operar um veículo com novos dispositivos adaptados impõe uma carga de esforço e trabalho mental significativamente elevada ao condutor. O treinamento tradicional em vias públicas, embora necessário, apresenta uma série de riscos à segurança e uma carga a mais de estresse por parte da falta de compreensão de outros condutores já experientes, podendo afetar a curva de aprendizado drasticamente. Diante dessa dificuldade e do nível tecnológico atual, surge o questionamento central deste estudo: como a tecnologia de realidade virtual e a simulação de um ambiente seguro e controlado podem ser utilizadas como ferramentas facilitadoras no treinamento e ambientação de condutores cadeirantes no trânsito?</w:t>
      </w:r>
    </w:p>
    <w:p w14:paraId="1AE1A597" w14:textId="34BA785C" w:rsidR="00504F36" w:rsidRDefault="00504F36" w:rsidP="00504F36">
      <w:pPr>
        <w:pStyle w:val="TF-TEXTO"/>
      </w:pPr>
      <w:r>
        <w:t xml:space="preserve">Para fundamentar essa solução, recorre-se ao conceito de </w:t>
      </w:r>
      <w:r w:rsidR="00B102E8">
        <w:t>J</w:t>
      </w:r>
      <w:r>
        <w:t xml:space="preserve">ogos </w:t>
      </w:r>
      <w:r w:rsidR="00B102E8">
        <w:t>S</w:t>
      </w:r>
      <w:r>
        <w:t>érios (</w:t>
      </w:r>
      <w:r w:rsidR="00B102E8">
        <w:rPr>
          <w:i/>
          <w:iCs/>
        </w:rPr>
        <w:t>S</w:t>
      </w:r>
      <w:r w:rsidRPr="00504F36">
        <w:rPr>
          <w:i/>
          <w:iCs/>
        </w:rPr>
        <w:t xml:space="preserve">erious </w:t>
      </w:r>
      <w:r w:rsidR="00B102E8">
        <w:rPr>
          <w:i/>
          <w:iCs/>
        </w:rPr>
        <w:t>G</w:t>
      </w:r>
      <w:r w:rsidRPr="00504F36">
        <w:rPr>
          <w:i/>
          <w:iCs/>
        </w:rPr>
        <w:t>ames</w:t>
      </w:r>
      <w:r>
        <w:t>), que são aplicações computacionais desenvolvidas com propósitos pedagógicos e de treinamento que transcendem a sala de aula. De acordo com Zyda (2005), esses sistemas permitem a transferência de habilidades para o mundo real de forma estruturada e segura. A eficácia desse método é potencializada pela Realidade Virtual (VR), que proporciona um alto nível de presença e imersão, permitindo que o usuário desenvolva as habilidades necessárias em um ambiente simulado com base na realidade, mitigando riscos e sobrecargas desnecessárias antes do ingresso no trânsito físico.</w:t>
      </w:r>
    </w:p>
    <w:p w14:paraId="734A0AA2" w14:textId="3FA97079" w:rsidR="00504F36" w:rsidRDefault="00504F36" w:rsidP="00504F36">
      <w:pPr>
        <w:pStyle w:val="TF-TEXTO"/>
      </w:pPr>
      <w:r>
        <w:t>Para resolução do problema apresentado, este trabalho propõe o desenvolvimento de um jogo sério de direção imersiva, utilizando o motor gráfico Unity de forma nativa para garantir uma resposta visual fidedigna. O projeto integra o hardware de simulação ao volante Logitech G29 ao dispositivo de realidade virtual Meta Quest 2, aproveitando o recurso de rastreamento de mão (</w:t>
      </w:r>
      <w:r w:rsidRPr="00A13F89">
        <w:rPr>
          <w:i/>
          <w:iCs/>
        </w:rPr>
        <w:t>hand tracking</w:t>
      </w:r>
      <w:r>
        <w:t xml:space="preserve">) para simular a interação com as adaptações veiculares. Dessa maneira busca-se avaliar a eficácia dessa ferramenta como um método seguro e de baixo custo para a ampliação de </w:t>
      </w:r>
      <w:r w:rsidRPr="00006466">
        <w:t>condutores de veículos adaptado</w:t>
      </w:r>
      <w:r>
        <w:t>s.</w:t>
      </w:r>
    </w:p>
    <w:p w14:paraId="152C20A3" w14:textId="10C982CC" w:rsidR="00F255FC" w:rsidRDefault="00F255FC" w:rsidP="00B56ED0">
      <w:pPr>
        <w:pStyle w:val="Ttulo2"/>
      </w:pPr>
      <w:bookmarkStart w:id="14" w:name="_Toc419598576"/>
      <w:bookmarkStart w:id="15" w:name="_Toc420721317"/>
      <w:bookmarkStart w:id="16" w:name="_Toc420721467"/>
      <w:bookmarkStart w:id="17" w:name="_Toc420721562"/>
      <w:bookmarkStart w:id="18" w:name="_Toc420721768"/>
      <w:bookmarkStart w:id="19" w:name="_Toc420723209"/>
      <w:bookmarkStart w:id="20" w:name="_Toc482682370"/>
      <w:bookmarkStart w:id="21" w:name="_Toc54164904"/>
      <w:bookmarkStart w:id="22" w:name="_Toc54165664"/>
      <w:bookmarkStart w:id="23" w:name="_Toc54169316"/>
      <w:bookmarkStart w:id="24" w:name="_Toc96347426"/>
      <w:bookmarkStart w:id="25" w:name="_Toc96357710"/>
      <w:bookmarkStart w:id="26" w:name="_Toc96491850"/>
      <w:bookmarkStart w:id="27" w:name="_Toc411603090"/>
      <w:r w:rsidRPr="007D10F2">
        <w:t>OBJETIVOS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0E5E2FD4" w14:textId="66CED8ED" w:rsidR="00C35E57" w:rsidRDefault="00006466" w:rsidP="00581DD8">
      <w:pPr>
        <w:pStyle w:val="TF-TEXTO"/>
        <w:rPr>
          <w:color w:val="44546A"/>
        </w:rPr>
      </w:pPr>
      <w:r>
        <w:t xml:space="preserve">O objetivo </w:t>
      </w:r>
      <w:r w:rsidR="00DB1788">
        <w:t xml:space="preserve">deste trabalho </w:t>
      </w:r>
      <w:r>
        <w:t xml:space="preserve">é </w:t>
      </w:r>
      <w:r w:rsidR="001579AB">
        <w:t>o desenvolvimento</w:t>
      </w:r>
      <w:r>
        <w:t xml:space="preserve"> de </w:t>
      </w:r>
      <w:r w:rsidR="009B4104">
        <w:t>um simulador de direção imersivo em realidade virtual, desenvolvido como um jogo sério, no processo de aprendizado e ambientação de condutores com deficiência motora durante o uso de veículos adaptados.</w:t>
      </w:r>
    </w:p>
    <w:p w14:paraId="485CBFE0" w14:textId="77777777" w:rsidR="00EC6009" w:rsidRDefault="009B4104" w:rsidP="00EC6009">
      <w:pPr>
        <w:pStyle w:val="TF-TEXTO"/>
      </w:pPr>
      <w:r>
        <w:rPr>
          <w:color w:val="44546A"/>
        </w:rPr>
        <w:tab/>
      </w:r>
      <w:r>
        <w:t>Os objetivos específicos são:</w:t>
      </w:r>
    </w:p>
    <w:p w14:paraId="52AD83E7" w14:textId="3542FBF0" w:rsidR="00EC6009" w:rsidRDefault="00EC6009" w:rsidP="00EC6009">
      <w:pPr>
        <w:pStyle w:val="TF-TEXTO"/>
        <w:numPr>
          <w:ilvl w:val="0"/>
          <w:numId w:val="21"/>
        </w:numPr>
      </w:pPr>
      <w:r>
        <w:t>mapear as adaptações veiculares físicas necessárias para condutores com deficiência motora e traduzi-las em requisitos para o ambiente virtual;</w:t>
      </w:r>
    </w:p>
    <w:p w14:paraId="65AA277B" w14:textId="3D1F8F17" w:rsidR="00EC6009" w:rsidRDefault="0068297C" w:rsidP="00EC6009">
      <w:pPr>
        <w:pStyle w:val="TF-TEXTO"/>
        <w:numPr>
          <w:ilvl w:val="0"/>
          <w:numId w:val="21"/>
        </w:numPr>
      </w:pPr>
      <w:commentRangeStart w:id="28"/>
      <w:r>
        <w:t xml:space="preserve">disponibilizar </w:t>
      </w:r>
      <w:commentRangeEnd w:id="28"/>
      <w:r w:rsidR="00A13585">
        <w:rPr>
          <w:rStyle w:val="Refdecomentrio"/>
          <w:sz w:val="20"/>
          <w:szCs w:val="20"/>
        </w:rPr>
        <w:commentReference w:id="28"/>
      </w:r>
      <w:r w:rsidR="00EC6009">
        <w:t>adaptações veiculares</w:t>
      </w:r>
      <w:r>
        <w:t xml:space="preserve"> baseado na física</w:t>
      </w:r>
      <w:r w:rsidR="00EC6009">
        <w:t>;</w:t>
      </w:r>
    </w:p>
    <w:p w14:paraId="4BB98F78" w14:textId="7FB39FFF" w:rsidR="00EC6009" w:rsidRDefault="003B6861" w:rsidP="00EC6009">
      <w:pPr>
        <w:pStyle w:val="TF-TEXTO"/>
        <w:numPr>
          <w:ilvl w:val="0"/>
          <w:numId w:val="21"/>
        </w:numPr>
      </w:pPr>
      <w:r>
        <w:t xml:space="preserve">disponibilizar o recurso de mão virtual para </w:t>
      </w:r>
      <w:r w:rsidR="00EC6009">
        <w:t>interação com as adaptações veiculares;</w:t>
      </w:r>
    </w:p>
    <w:p w14:paraId="129AC665" w14:textId="5BD1EC65" w:rsidR="00EC6009" w:rsidRDefault="00EC6009" w:rsidP="00EC6009">
      <w:pPr>
        <w:pStyle w:val="TF-TEXTO"/>
        <w:numPr>
          <w:ilvl w:val="0"/>
          <w:numId w:val="21"/>
        </w:numPr>
      </w:pPr>
      <w:r>
        <w:t xml:space="preserve">integrar o hardware de simulação de direção volante </w:t>
      </w:r>
      <w:r w:rsidRPr="0092577E">
        <w:t>Logitech G29</w:t>
      </w:r>
      <w:r>
        <w:t xml:space="preserve"> ao ambiente virtual desenvolvido;</w:t>
      </w:r>
    </w:p>
    <w:p w14:paraId="6CBC64F2" w14:textId="58742F5A" w:rsidR="009E6DA8" w:rsidRDefault="002A72AE" w:rsidP="00EC6009">
      <w:pPr>
        <w:pStyle w:val="TF-TEXTO"/>
        <w:numPr>
          <w:ilvl w:val="0"/>
          <w:numId w:val="21"/>
        </w:numPr>
        <w:rPr>
          <w:color w:val="000000"/>
        </w:rPr>
      </w:pPr>
      <w:r>
        <w:t xml:space="preserve">disponibilizar um </w:t>
      </w:r>
      <w:r w:rsidR="009E6DA8" w:rsidRPr="009E6DA8">
        <w:t>ambiente virtual e situações de trânsito comumente vivenciadas por condutores diariamente;</w:t>
      </w:r>
    </w:p>
    <w:p w14:paraId="302F53C9" w14:textId="7A8C2034" w:rsidR="00EC6009" w:rsidRDefault="00EC6009" w:rsidP="00EC6009">
      <w:pPr>
        <w:pStyle w:val="TF-TEXTO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realizar testes de usabilidade com a aplicação desenvolvida para avaliar sua eficácia no processo de ambientação.</w:t>
      </w:r>
    </w:p>
    <w:p w14:paraId="0F83796A" w14:textId="77777777" w:rsidR="00A44581" w:rsidRDefault="00A44581" w:rsidP="00504F36">
      <w:pPr>
        <w:pStyle w:val="Ttulo1"/>
      </w:pPr>
      <w:bookmarkStart w:id="29" w:name="_Toc419598587"/>
      <w:commentRangeStart w:id="30"/>
      <w:r>
        <w:lastRenderedPageBreak/>
        <w:t xml:space="preserve">trabalhos </w:t>
      </w:r>
      <w:commentRangeEnd w:id="30"/>
      <w:r w:rsidR="00A46AD8" w:rsidRPr="00FC4A9F">
        <w:rPr>
          <w:rStyle w:val="Refdecomentrio"/>
          <w:sz w:val="20"/>
          <w:szCs w:val="24"/>
        </w:rPr>
        <w:commentReference w:id="30"/>
      </w:r>
      <w:r w:rsidRPr="00FC4A9F">
        <w:t>correlatos</w:t>
      </w:r>
    </w:p>
    <w:p w14:paraId="57F0CE8C" w14:textId="57B4CE1A" w:rsidR="00126527" w:rsidRDefault="00843710" w:rsidP="00126527">
      <w:pPr>
        <w:pStyle w:val="TF-TEXTO"/>
      </w:pPr>
      <w:commentRangeStart w:id="31"/>
      <w:del w:id="32" w:author="Dalton Solano dos Reis" w:date="2026-05-07T09:09:00Z" w16du:dateUtc="2026-05-07T12:09:00Z">
        <w:r w:rsidRPr="00843710" w:rsidDel="00A13585">
          <w:delText>Neste capítulo</w:delText>
        </w:r>
      </w:del>
      <w:ins w:id="33" w:author="Dalton Solano dos Reis" w:date="2026-05-07T09:09:00Z" w16du:dateUtc="2026-05-07T12:09:00Z">
        <w:r w:rsidR="00A13585">
          <w:t xml:space="preserve">Nessa </w:t>
        </w:r>
      </w:ins>
      <w:commentRangeEnd w:id="31"/>
      <w:r w:rsidR="00A46AD8">
        <w:rPr>
          <w:rStyle w:val="Refdecomentrio"/>
          <w:sz w:val="20"/>
          <w:szCs w:val="20"/>
        </w:rPr>
        <w:commentReference w:id="31"/>
      </w:r>
      <w:ins w:id="34" w:author="Dalton Solano dos Reis" w:date="2026-05-07T09:09:00Z" w16du:dateUtc="2026-05-07T12:09:00Z">
        <w:r w:rsidR="00A13585">
          <w:t>seção</w:t>
        </w:r>
      </w:ins>
      <w:r w:rsidRPr="00843710">
        <w:t>, descrevem-se trabalhos cujas características e tecnologias assemelham-se aos objetivos propostos nesta pesquisa. Inicialmente, abordam-se os benefícios clínicos do treinamento em simuladores para condutores com deficiência motora (</w:t>
      </w:r>
      <w:r w:rsidR="00BC3895">
        <w:t>Couture</w:t>
      </w:r>
      <w:r w:rsidRPr="00843710">
        <w:t xml:space="preserve"> </w:t>
      </w:r>
      <w:r w:rsidRPr="00B102E8">
        <w:rPr>
          <w:i/>
          <w:iCs/>
        </w:rPr>
        <w:t>et al.</w:t>
      </w:r>
      <w:r w:rsidRPr="00843710">
        <w:t>, 2019). Na sequência, apresenta-se o ADRIS</w:t>
      </w:r>
      <w:r w:rsidR="00D73B88">
        <w:t xml:space="preserve"> </w:t>
      </w:r>
      <w:r w:rsidR="00D73B88" w:rsidRPr="00D73B88">
        <w:t>(</w:t>
      </w:r>
      <w:commentRangeStart w:id="35"/>
      <w:r w:rsidR="00B102E8">
        <w:t xml:space="preserve">Ferreira </w:t>
      </w:r>
      <w:r w:rsidR="00B102E8">
        <w:rPr>
          <w:i/>
          <w:iCs/>
        </w:rPr>
        <w:t>et al.</w:t>
      </w:r>
      <w:r w:rsidR="00D73B88" w:rsidRPr="00D73B88">
        <w:t>, 2022</w:t>
      </w:r>
      <w:commentRangeEnd w:id="35"/>
      <w:r w:rsidR="00D54040" w:rsidRPr="00D73B88">
        <w:rPr>
          <w:rStyle w:val="Refdecomentrio"/>
          <w:sz w:val="20"/>
          <w:szCs w:val="20"/>
        </w:rPr>
        <w:commentReference w:id="35"/>
      </w:r>
      <w:r w:rsidR="00D73B88" w:rsidRPr="00D73B88">
        <w:t>)</w:t>
      </w:r>
      <w:r w:rsidRPr="00843710">
        <w:t>, um simulador de direção acessível e de código aberto voltado à avaliação de habilidades</w:t>
      </w:r>
      <w:r w:rsidR="00D73B88">
        <w:t xml:space="preserve"> após lesões medulares </w:t>
      </w:r>
      <w:r w:rsidR="00D73B88" w:rsidRPr="00D73B88">
        <w:t>(</w:t>
      </w:r>
      <w:r w:rsidR="00B102E8">
        <w:t xml:space="preserve">Gandolfi </w:t>
      </w:r>
      <w:r w:rsidR="00B102E8">
        <w:rPr>
          <w:i/>
          <w:iCs/>
        </w:rPr>
        <w:t>et al.</w:t>
      </w:r>
      <w:r w:rsidR="00D73B88" w:rsidRPr="00D73B88">
        <w:t>, 2022)</w:t>
      </w:r>
      <w:r w:rsidRPr="00843710">
        <w:t>.</w:t>
      </w:r>
    </w:p>
    <w:p w14:paraId="703AF6C0" w14:textId="6AA0EFB4" w:rsidR="00126527" w:rsidRPr="00126527" w:rsidRDefault="00126527" w:rsidP="00B56ED0">
      <w:pPr>
        <w:pStyle w:val="Ttulo2"/>
      </w:pPr>
      <w:commentRangeStart w:id="36"/>
      <w:r w:rsidRPr="00126527">
        <w:t xml:space="preserve">TREINAMENTO </w:t>
      </w:r>
      <w:commentRangeEnd w:id="36"/>
      <w:r w:rsidR="00A46AD8" w:rsidRPr="00126527">
        <w:rPr>
          <w:rStyle w:val="Refdecomentrio"/>
          <w:sz w:val="20"/>
          <w:szCs w:val="20"/>
        </w:rPr>
        <w:commentReference w:id="36"/>
      </w:r>
      <w:r w:rsidRPr="00126527">
        <w:t>EM SIMULADOR COM DISPOSITIVOS ADAPTADOS</w:t>
      </w:r>
    </w:p>
    <w:p w14:paraId="21190E86" w14:textId="4A898CEE" w:rsidR="00126527" w:rsidRDefault="00126527" w:rsidP="00126527">
      <w:pPr>
        <w:pStyle w:val="TF-TEXTO"/>
      </w:pPr>
      <w:r w:rsidRPr="00126527">
        <w:t xml:space="preserve">O estudo conduzido por Couture </w:t>
      </w:r>
      <w:r w:rsidRPr="00B102E8">
        <w:rPr>
          <w:i/>
          <w:iCs/>
        </w:rPr>
        <w:t>et al.</w:t>
      </w:r>
      <w:r w:rsidRPr="00126527">
        <w:t xml:space="preserve"> (2019) comparou as vantagens de realizar o treinamento de direção em um simulador</w:t>
      </w:r>
      <w:r w:rsidR="0099692C">
        <w:t xml:space="preserve"> conhecido como Virage</w:t>
      </w:r>
      <w:r w:rsidR="005A41E8">
        <w:t xml:space="preserve"> (Figura 1)</w:t>
      </w:r>
      <w:r w:rsidRPr="00126527">
        <w:t xml:space="preserve"> em relação ao treinamento tradicional em vias públicas para indivíduos com deficiências motoras. A pesquisa avaliou um grupo experimental que treinou em um simulador adaptado e um grupo de controle que treinou apenas em veículos reais.</w:t>
      </w:r>
    </w:p>
    <w:p w14:paraId="03E39269" w14:textId="2CC1E9FD" w:rsidR="005A41E8" w:rsidRPr="00504F36" w:rsidRDefault="005A41E8" w:rsidP="005A41E8">
      <w:pPr>
        <w:pStyle w:val="TF-LEGENDA"/>
        <w:rPr>
          <w:color w:val="44546A"/>
        </w:rPr>
      </w:pPr>
      <w:bookmarkStart w:id="37" w:name="_Ref53317344"/>
      <w:bookmarkStart w:id="38" w:name="_Ref53317281"/>
      <w:r w:rsidRPr="00504F36">
        <w:rPr>
          <w:color w:val="44546A"/>
        </w:rPr>
        <w:t xml:space="preserve">Figura </w:t>
      </w:r>
      <w:r w:rsidRPr="00504F36">
        <w:rPr>
          <w:color w:val="44546A"/>
        </w:rPr>
        <w:fldChar w:fldCharType="begin"/>
      </w:r>
      <w:r w:rsidRPr="00504F36">
        <w:rPr>
          <w:color w:val="44546A"/>
        </w:rPr>
        <w:instrText xml:space="preserve"> SEQ Figura \* ARABIC </w:instrText>
      </w:r>
      <w:r w:rsidRPr="00504F36">
        <w:rPr>
          <w:color w:val="44546A"/>
        </w:rPr>
        <w:fldChar w:fldCharType="separate"/>
      </w:r>
      <w:r w:rsidR="00C209CD">
        <w:rPr>
          <w:noProof/>
          <w:color w:val="44546A"/>
        </w:rPr>
        <w:t>1</w:t>
      </w:r>
      <w:r w:rsidRPr="00504F36">
        <w:rPr>
          <w:noProof/>
          <w:color w:val="44546A"/>
        </w:rPr>
        <w:fldChar w:fldCharType="end"/>
      </w:r>
      <w:bookmarkEnd w:id="37"/>
      <w:r w:rsidRPr="00504F36">
        <w:rPr>
          <w:color w:val="44546A"/>
        </w:rPr>
        <w:t xml:space="preserve">– </w:t>
      </w:r>
      <w:bookmarkEnd w:id="38"/>
      <w:commentRangeStart w:id="39"/>
      <w:r w:rsidRPr="00504F36">
        <w:rPr>
          <w:color w:val="44546A"/>
        </w:rPr>
        <w:t xml:space="preserve">Foto </w:t>
      </w:r>
      <w:commentRangeEnd w:id="39"/>
      <w:r w:rsidR="00A46AD8" w:rsidRPr="00504F36">
        <w:rPr>
          <w:rStyle w:val="Refdecomentrio"/>
          <w:color w:val="44546A"/>
          <w:sz w:val="20"/>
          <w:szCs w:val="20"/>
        </w:rPr>
        <w:commentReference w:id="39"/>
      </w:r>
      <w:r w:rsidRPr="00504F36">
        <w:rPr>
          <w:color w:val="44546A"/>
        </w:rPr>
        <w:t>do simulador Virage</w:t>
      </w:r>
    </w:p>
    <w:p w14:paraId="600379FC" w14:textId="05EB252F" w:rsidR="005A41E8" w:rsidRPr="00504F36" w:rsidRDefault="005A41E8" w:rsidP="00504F36">
      <w:pPr>
        <w:pStyle w:val="TF-TEXTOQUADRO"/>
        <w:jc w:val="center"/>
        <w:rPr>
          <w:highlight w:val="yellow"/>
        </w:rPr>
      </w:pPr>
      <w:r w:rsidRPr="0099692C">
        <w:rPr>
          <w:noProof/>
        </w:rPr>
        <w:drawing>
          <wp:inline distT="0" distB="0" distL="0" distR="0" wp14:anchorId="1B733816" wp14:editId="6D10EC52">
            <wp:extent cx="2392680" cy="1609725"/>
            <wp:effectExtent l="19050" t="19050" r="26670" b="28575"/>
            <wp:docPr id="2134472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26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6021" cy="1625428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75F36FC" w14:textId="2BFC5191" w:rsidR="0099692C" w:rsidRDefault="005A41E8" w:rsidP="00504F36">
      <w:pPr>
        <w:pStyle w:val="TF-FONTE"/>
        <w:rPr>
          <w:color w:val="44546A"/>
        </w:rPr>
      </w:pPr>
      <w:r w:rsidRPr="00504F36">
        <w:rPr>
          <w:color w:val="44546A"/>
        </w:rPr>
        <w:t>Fonte</w:t>
      </w:r>
      <w:r w:rsidRPr="005A41E8">
        <w:rPr>
          <w:color w:val="44546A"/>
        </w:rPr>
        <w:t>:</w:t>
      </w:r>
      <w:r w:rsidRPr="005A41E8">
        <w:t xml:space="preserve"> </w:t>
      </w:r>
      <w:r w:rsidR="00B102E8">
        <w:rPr>
          <w:color w:val="44546A"/>
        </w:rPr>
        <w:t>Couture</w:t>
      </w:r>
      <w:r w:rsidRPr="002D51BC">
        <w:rPr>
          <w:color w:val="44546A"/>
        </w:rPr>
        <w:t xml:space="preserve"> </w:t>
      </w:r>
      <w:r w:rsidRPr="00B102E8">
        <w:rPr>
          <w:i/>
          <w:iCs/>
          <w:color w:val="44546A"/>
        </w:rPr>
        <w:t>et al.</w:t>
      </w:r>
      <w:r w:rsidRPr="002D51BC">
        <w:rPr>
          <w:color w:val="44546A"/>
        </w:rPr>
        <w:t>, 2019</w:t>
      </w:r>
      <w:r w:rsidRPr="00504F36">
        <w:rPr>
          <w:color w:val="44546A"/>
        </w:rPr>
        <w:t>.</w:t>
      </w:r>
    </w:p>
    <w:p w14:paraId="6566D336" w14:textId="2FDAACAE" w:rsidR="00504F36" w:rsidRPr="00504F36" w:rsidRDefault="00504F36" w:rsidP="00504F36">
      <w:pPr>
        <w:pStyle w:val="TF-TEXTO"/>
      </w:pPr>
      <w:r w:rsidRPr="00504F36">
        <w:t xml:space="preserve">Os </w:t>
      </w:r>
      <w:commentRangeStart w:id="40"/>
      <w:r w:rsidRPr="00504F36">
        <w:t xml:space="preserve">resultados </w:t>
      </w:r>
      <w:commentRangeEnd w:id="40"/>
      <w:r w:rsidR="00A46AD8" w:rsidRPr="00504F36">
        <w:rPr>
          <w:rStyle w:val="Refdecomentrio"/>
          <w:sz w:val="20"/>
          <w:szCs w:val="20"/>
        </w:rPr>
        <w:commentReference w:id="40"/>
      </w:r>
      <w:r w:rsidRPr="00504F36">
        <w:t>demonstraram que todos os participantes relataram um alto nível de satisfação ao treinar no simulador com tecnologias assistivas. Além disso, o simulador provou ser uma ferramenta interessante para iniciar o treinamento com novos dispositivos de direção em um ambiente seguro, sem riscos para os usuários. Outro ponto forte levantado foi que os desconfortos físicos iniciais (</w:t>
      </w:r>
      <w:commentRangeStart w:id="41"/>
      <w:r w:rsidRPr="00504F36">
        <w:t>cinetose</w:t>
      </w:r>
      <w:commentRangeEnd w:id="41"/>
      <w:r w:rsidR="00A46AD8" w:rsidRPr="00504F36">
        <w:rPr>
          <w:rStyle w:val="Refdecomentrio"/>
          <w:sz w:val="20"/>
          <w:szCs w:val="20"/>
        </w:rPr>
        <w:commentReference w:id="41"/>
      </w:r>
      <w:r w:rsidRPr="00504F36">
        <w:t>) relatados pelos usuários diminuíram ao longo das sessões de treinamento.</w:t>
      </w:r>
    </w:p>
    <w:p w14:paraId="0C244625" w14:textId="65E577EE" w:rsidR="00060A0F" w:rsidRPr="00060A0F" w:rsidRDefault="00060A0F" w:rsidP="00B56ED0">
      <w:pPr>
        <w:pStyle w:val="Ttulo2"/>
      </w:pPr>
      <w:r w:rsidRPr="00060A0F">
        <w:t>SIMULADOR ACESSÍVEL DE CÓDIGO ABERTO</w:t>
      </w:r>
    </w:p>
    <w:p w14:paraId="30B0E5DC" w14:textId="4CB8DD7F" w:rsidR="00CC349E" w:rsidRPr="003D56B0" w:rsidRDefault="00060A0F" w:rsidP="00CC349E">
      <w:pPr>
        <w:pStyle w:val="TF-TEXTO"/>
      </w:pPr>
      <w:r w:rsidRPr="00060A0F">
        <w:t xml:space="preserve">O </w:t>
      </w:r>
      <w:commentRangeStart w:id="42"/>
      <w:commentRangeStart w:id="43"/>
      <w:commentRangeStart w:id="44"/>
      <w:commentRangeStart w:id="45"/>
      <w:r w:rsidRPr="00060A0F">
        <w:t xml:space="preserve">segundo </w:t>
      </w:r>
      <w:commentRangeEnd w:id="42"/>
      <w:r w:rsidR="00130A6A" w:rsidRPr="00060A0F">
        <w:rPr>
          <w:rStyle w:val="Refdecomentrio"/>
          <w:sz w:val="20"/>
          <w:szCs w:val="20"/>
        </w:rPr>
        <w:commentReference w:id="42"/>
      </w:r>
      <w:commentRangeEnd w:id="43"/>
      <w:r w:rsidR="00130A6A" w:rsidRPr="00060A0F">
        <w:rPr>
          <w:rStyle w:val="Refdecomentrio"/>
          <w:sz w:val="20"/>
          <w:szCs w:val="20"/>
        </w:rPr>
        <w:commentReference w:id="43"/>
      </w:r>
      <w:commentRangeEnd w:id="44"/>
      <w:r w:rsidR="00130A6A" w:rsidRPr="00060A0F">
        <w:rPr>
          <w:rStyle w:val="Refdecomentrio"/>
          <w:sz w:val="20"/>
          <w:szCs w:val="20"/>
        </w:rPr>
        <w:commentReference w:id="44"/>
      </w:r>
      <w:commentRangeEnd w:id="45"/>
      <w:r w:rsidR="00130A6A" w:rsidRPr="00060A0F">
        <w:rPr>
          <w:rStyle w:val="Refdecomentrio"/>
          <w:sz w:val="20"/>
          <w:szCs w:val="20"/>
        </w:rPr>
        <w:commentReference w:id="45"/>
      </w:r>
      <w:r w:rsidRPr="00060A0F">
        <w:t xml:space="preserve">trabalho analisado apresenta o </w:t>
      </w:r>
      <w:r w:rsidRPr="00BC3895">
        <w:rPr>
          <w:i/>
          <w:iCs/>
        </w:rPr>
        <w:t>Accessible</w:t>
      </w:r>
      <w:r w:rsidR="00BC3895">
        <w:rPr>
          <w:i/>
          <w:iCs/>
        </w:rPr>
        <w:t xml:space="preserve"> D</w:t>
      </w:r>
      <w:r w:rsidR="005A41E8">
        <w:rPr>
          <w:i/>
          <w:iCs/>
        </w:rPr>
        <w:t>RI</w:t>
      </w:r>
      <w:r w:rsidR="00BC3895">
        <w:rPr>
          <w:i/>
          <w:iCs/>
        </w:rPr>
        <w:t xml:space="preserve">ving </w:t>
      </w:r>
      <w:r w:rsidRPr="00BC3895">
        <w:rPr>
          <w:i/>
          <w:iCs/>
        </w:rPr>
        <w:t>Simulator</w:t>
      </w:r>
      <w:r w:rsidR="00882AA6" w:rsidRPr="00504F36">
        <w:t xml:space="preserve"> (</w:t>
      </w:r>
      <w:r w:rsidR="00882AA6" w:rsidRPr="00060A0F">
        <w:t>ADRIS</w:t>
      </w:r>
      <w:r w:rsidRPr="00060A0F">
        <w:t>), um simulador de direção em realidade virtual de código aberto, voltado para o treinamento e a avaliação de habilidades de condução de pessoas com deficiências sensório-motoras (</w:t>
      </w:r>
      <w:r w:rsidR="003D56B0">
        <w:t>Ricci</w:t>
      </w:r>
      <w:r w:rsidRPr="00060A0F">
        <w:t xml:space="preserve"> </w:t>
      </w:r>
      <w:r w:rsidRPr="003D56B0">
        <w:rPr>
          <w:i/>
          <w:iCs/>
        </w:rPr>
        <w:t>et al.</w:t>
      </w:r>
      <w:r w:rsidRPr="00060A0F">
        <w:t xml:space="preserve">, 2022). </w:t>
      </w:r>
      <w:r w:rsidR="00CC349E">
        <w:t xml:space="preserve">A arquitetura do sistema foi desenvolvida a partir do </w:t>
      </w:r>
      <w:commentRangeStart w:id="46"/>
      <w:r w:rsidR="00CC349E">
        <w:t>CARLA</w:t>
      </w:r>
      <w:commentRangeEnd w:id="46"/>
      <w:r w:rsidR="004154CE">
        <w:rPr>
          <w:rStyle w:val="Refdecomentrio"/>
          <w:sz w:val="20"/>
          <w:szCs w:val="20"/>
        </w:rPr>
        <w:commentReference w:id="46"/>
      </w:r>
      <w:r w:rsidR="00CC349E">
        <w:t xml:space="preserve">, um simulador de código aberto estruturalmente focado em pesquisas de inteligência artificial para direção autônoma. O software permite a integração de óculos de realidade virtual (como o Oculus Rift) e controladores de </w:t>
      </w:r>
      <w:r w:rsidR="00CC349E" w:rsidRPr="003D56B0">
        <w:t>volante adaptados</w:t>
      </w:r>
      <w:r w:rsidR="005A41E8" w:rsidRPr="003D56B0">
        <w:t xml:space="preserve"> (Figura 2)</w:t>
      </w:r>
      <w:r w:rsidR="00CC349E" w:rsidRPr="003D56B0">
        <w:t>.</w:t>
      </w:r>
    </w:p>
    <w:p w14:paraId="3C6602C8" w14:textId="29586EA6" w:rsidR="005A41E8" w:rsidRPr="003D56B0" w:rsidRDefault="005A41E8" w:rsidP="005A41E8">
      <w:pPr>
        <w:pStyle w:val="TF-LEGENDA"/>
      </w:pPr>
      <w:r w:rsidRPr="003D56B0">
        <w:t>Figura 2 – Esquema de funcionamento, e demonstração da coleta de dados</w:t>
      </w:r>
    </w:p>
    <w:p w14:paraId="30858381" w14:textId="0345C9CF" w:rsidR="005A41E8" w:rsidRPr="003D56B0" w:rsidRDefault="005A41E8" w:rsidP="005A41E8">
      <w:pPr>
        <w:pStyle w:val="TF-TEXTOQUADRO"/>
        <w:jc w:val="center"/>
      </w:pPr>
      <w:r w:rsidRPr="003D56B0">
        <w:rPr>
          <w:noProof/>
        </w:rPr>
        <w:drawing>
          <wp:inline distT="0" distB="0" distL="0" distR="0" wp14:anchorId="5FF8C702" wp14:editId="53457014">
            <wp:extent cx="3170745" cy="1695450"/>
            <wp:effectExtent l="0" t="0" r="0" b="0"/>
            <wp:docPr id="1172574307" name="Imagem 4" descr="ADRIS: The new open-source accessible driving simulator for training and  evaluation of driving abilities - Scienc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RIS: The new open-source accessible driving simulator for training and  evaluation of driving abilities - ScienceDirec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631" cy="170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903D" w14:textId="4CD41DC2" w:rsidR="005A41E8" w:rsidRPr="003D56B0" w:rsidRDefault="005A41E8" w:rsidP="00504F36">
      <w:pPr>
        <w:pStyle w:val="TF-FONTE"/>
      </w:pPr>
      <w:r w:rsidRPr="003D56B0">
        <w:t xml:space="preserve">Fonte: </w:t>
      </w:r>
      <w:r w:rsidR="003D56B0" w:rsidRPr="003D56B0">
        <w:t>Ricci</w:t>
      </w:r>
      <w:r w:rsidRPr="003D56B0">
        <w:rPr>
          <w:i/>
          <w:iCs/>
        </w:rPr>
        <w:t xml:space="preserve"> et al.</w:t>
      </w:r>
      <w:r w:rsidRPr="003D56B0">
        <w:t>, 2019.</w:t>
      </w:r>
    </w:p>
    <w:p w14:paraId="64D64B20" w14:textId="35987207" w:rsidR="00504F36" w:rsidRPr="00504F36" w:rsidRDefault="00504F36" w:rsidP="00504F36">
      <w:pPr>
        <w:pStyle w:val="TF-TEXTO"/>
      </w:pPr>
      <w:r>
        <w:t xml:space="preserve">Os </w:t>
      </w:r>
      <w:commentRangeStart w:id="47"/>
      <w:r>
        <w:t xml:space="preserve">testes </w:t>
      </w:r>
      <w:commentRangeEnd w:id="47"/>
      <w:r w:rsidR="00130A6A">
        <w:rPr>
          <w:rStyle w:val="Refdecomentrio"/>
          <w:sz w:val="20"/>
          <w:szCs w:val="20"/>
        </w:rPr>
        <w:commentReference w:id="47"/>
      </w:r>
      <w:r>
        <w:t>clínicos demonstraram que o simulador proporciona uma experiência de condução realista e é bem tolerado pelo público em termos de esforço físico e mental, permitindo a coleta de parâmetros comportamentais e fisiológicos do condutor.</w:t>
      </w:r>
    </w:p>
    <w:p w14:paraId="2F2B1278" w14:textId="1AB8B213" w:rsidR="00167BBF" w:rsidRDefault="00BF7950" w:rsidP="00B56ED0">
      <w:pPr>
        <w:pStyle w:val="Ttulo2"/>
      </w:pPr>
      <w:r w:rsidRPr="00BF7950">
        <w:lastRenderedPageBreak/>
        <w:t xml:space="preserve">SIMULADOR IMERSIVO PARA LESÃO MEDULAR </w:t>
      </w:r>
    </w:p>
    <w:p w14:paraId="71D87411" w14:textId="7427A4D3" w:rsidR="00504F36" w:rsidRDefault="00A621C0" w:rsidP="00504F36">
      <w:pPr>
        <w:pStyle w:val="TF-TEXTO"/>
      </w:pPr>
      <w:r w:rsidRPr="00A621C0">
        <w:t xml:space="preserve">O </w:t>
      </w:r>
      <w:commentRangeStart w:id="48"/>
      <w:commentRangeStart w:id="49"/>
      <w:r w:rsidRPr="00A621C0">
        <w:t xml:space="preserve">terceiro </w:t>
      </w:r>
      <w:commentRangeEnd w:id="48"/>
      <w:r w:rsidR="00130A6A" w:rsidRPr="00A621C0">
        <w:rPr>
          <w:rStyle w:val="Refdecomentrio"/>
          <w:sz w:val="20"/>
          <w:szCs w:val="20"/>
        </w:rPr>
        <w:commentReference w:id="48"/>
      </w:r>
      <w:commentRangeEnd w:id="49"/>
      <w:r w:rsidR="004154CE" w:rsidRPr="00A621C0">
        <w:rPr>
          <w:rStyle w:val="Refdecomentrio"/>
          <w:sz w:val="20"/>
          <w:szCs w:val="20"/>
        </w:rPr>
        <w:commentReference w:id="49"/>
      </w:r>
      <w:r w:rsidRPr="00A621C0">
        <w:t xml:space="preserve">estudo analisado apresenta a prova de conceito de um simulador de direção imersivo e de código aberto, concebido especificamente para o treinamento e a avaliação de pessoas com lesão medular. O sistema de hardware do projeto integra </w:t>
      </w:r>
      <w:r w:rsidR="007C3C5D" w:rsidRPr="00A621C0">
        <w:t>um óculo</w:t>
      </w:r>
      <w:r w:rsidR="007C3C5D">
        <w:t>s</w:t>
      </w:r>
      <w:r w:rsidRPr="00A621C0">
        <w:t xml:space="preserve"> de realidade virtual (</w:t>
      </w:r>
      <w:r w:rsidRPr="00504F36">
        <w:t>HTC Vive</w:t>
      </w:r>
      <w:r w:rsidRPr="00A621C0">
        <w:t xml:space="preserve">) acoplado a um </w:t>
      </w:r>
      <w:r w:rsidRPr="00C37335">
        <w:t xml:space="preserve">sensor </w:t>
      </w:r>
      <w:r w:rsidRPr="00504F36">
        <w:t>Leap Motion</w:t>
      </w:r>
      <w:r w:rsidRPr="00A621C0">
        <w:t xml:space="preserve"> para realizar o rastreamento das mãos do usuário, operando em conjunto com um controle de direção adaptado do tipo </w:t>
      </w:r>
      <w:commentRangeStart w:id="50"/>
      <w:r w:rsidRPr="00A621C0">
        <w:t>joystick de 4 eixos</w:t>
      </w:r>
      <w:commentRangeEnd w:id="50"/>
      <w:r w:rsidR="004154CE" w:rsidRPr="00A621C0">
        <w:rPr>
          <w:rStyle w:val="Refdecomentrio"/>
          <w:sz w:val="20"/>
          <w:szCs w:val="20"/>
        </w:rPr>
        <w:commentReference w:id="50"/>
      </w:r>
      <w:r w:rsidRPr="00A621C0">
        <w:t xml:space="preserve">. O software e os cenários virtuais foram desenvolvidos a partir de uma versão adaptada do CARLA, um simulador originalmente voltado para pesquisas de direção autônoma, </w:t>
      </w:r>
      <w:r w:rsidR="00C37335">
        <w:t>em que</w:t>
      </w:r>
      <w:r w:rsidR="00C37335" w:rsidRPr="00A621C0">
        <w:t xml:space="preserve"> </w:t>
      </w:r>
      <w:r w:rsidRPr="00A621C0">
        <w:t>os desenvolvedores implementaram um modo de visão em primeira pessoa e recriaram os controles adaptados no interior do veículo virtual.</w:t>
      </w:r>
      <w:bookmarkStart w:id="51" w:name="_Toc54164921"/>
      <w:bookmarkStart w:id="52" w:name="_Toc54165675"/>
      <w:bookmarkStart w:id="53" w:name="_Toc54169333"/>
      <w:bookmarkStart w:id="54" w:name="_Toc96347439"/>
      <w:bookmarkStart w:id="55" w:name="_Toc96357723"/>
      <w:bookmarkStart w:id="56" w:name="_Toc96491866"/>
      <w:bookmarkStart w:id="57" w:name="_Toc411603107"/>
      <w:bookmarkEnd w:id="29"/>
    </w:p>
    <w:p w14:paraId="7817D9B2" w14:textId="5DF3F741" w:rsidR="00451B94" w:rsidRPr="00230AE7" w:rsidRDefault="00451B94" w:rsidP="00504F36">
      <w:pPr>
        <w:pStyle w:val="Ttulo1"/>
      </w:pPr>
      <w:r w:rsidRPr="00230AE7">
        <w:t>proposta</w:t>
      </w:r>
      <w:r w:rsidR="00A70201" w:rsidRPr="00230AE7">
        <w:t xml:space="preserve"> DO </w:t>
      </w:r>
      <w:commentRangeStart w:id="58"/>
      <w:del w:id="59" w:author="Dalton Solano dos Reis" w:date="2026-05-07T09:54:00Z" w16du:dateUtc="2026-05-07T12:54:00Z">
        <w:r w:rsidR="00A70201" w:rsidRPr="00230AE7" w:rsidDel="004154CE">
          <w:delText>SOFTWARE</w:delText>
        </w:r>
      </w:del>
      <w:ins w:id="60" w:author="Dalton Solano dos Reis" w:date="2026-05-07T09:54:00Z" w16du:dateUtc="2026-05-07T12:54:00Z">
        <w:r w:rsidR="004154CE">
          <w:t>SIMULADOR</w:t>
        </w:r>
      </w:ins>
      <w:commentRangeEnd w:id="58"/>
      <w:r w:rsidR="004154CE" w:rsidRPr="00230AE7">
        <w:rPr>
          <w:rStyle w:val="Refdecomentrio"/>
          <w:sz w:val="20"/>
          <w:szCs w:val="24"/>
        </w:rPr>
        <w:commentReference w:id="58"/>
      </w:r>
    </w:p>
    <w:p w14:paraId="460786F6" w14:textId="3DAA5078" w:rsidR="00451B94" w:rsidRPr="00581DD8" w:rsidRDefault="00B4757D" w:rsidP="00581DD8">
      <w:pPr>
        <w:pStyle w:val="TF-TEXTO"/>
      </w:pPr>
      <w:del w:id="61" w:author="Dalton Solano dos Reis" w:date="2026-05-07T09:55:00Z" w16du:dateUtc="2026-05-07T12:55:00Z">
        <w:r w:rsidDel="004154CE">
          <w:delText>Este capítulo</w:delText>
        </w:r>
      </w:del>
      <w:ins w:id="62" w:author="Dalton Solano dos Reis" w:date="2026-05-07T09:55:00Z" w16du:dateUtc="2026-05-07T12:55:00Z">
        <w:r w:rsidR="004154CE">
          <w:t>Esta seção</w:t>
        </w:r>
      </w:ins>
      <w:r>
        <w:t xml:space="preserve"> apresenta </w:t>
      </w:r>
      <w:r w:rsidR="009B5D54">
        <w:t xml:space="preserve">a concepção geral do </w:t>
      </w:r>
      <w:commentRangeStart w:id="63"/>
      <w:r w:rsidR="009B5D54">
        <w:t>jogo sério</w:t>
      </w:r>
      <w:commentRangeEnd w:id="63"/>
      <w:r w:rsidR="00741176">
        <w:rPr>
          <w:rStyle w:val="Refdecomentrio"/>
          <w:sz w:val="20"/>
          <w:szCs w:val="20"/>
        </w:rPr>
        <w:commentReference w:id="63"/>
      </w:r>
      <w:r w:rsidR="009B5D54">
        <w:t xml:space="preserve">. Nas seções </w:t>
      </w:r>
      <w:r w:rsidR="007D5744">
        <w:t>a seguir</w:t>
      </w:r>
      <w:r w:rsidR="00C325D6">
        <w:t>,</w:t>
      </w:r>
      <w:r w:rsidR="009B5D54">
        <w:t xml:space="preserve"> </w:t>
      </w:r>
      <w:r w:rsidR="00F22640">
        <w:t>serão detalhad</w:t>
      </w:r>
      <w:r w:rsidR="007D5744">
        <w:t>o</w:t>
      </w:r>
      <w:r w:rsidR="00F22640">
        <w:t>s a justificativa para o desenvolvimento</w:t>
      </w:r>
      <w:r w:rsidR="004906D4">
        <w:t xml:space="preserve"> e </w:t>
      </w:r>
      <w:r w:rsidR="002739ED">
        <w:t xml:space="preserve">a metodologia a ser adotada para o planejamento, </w:t>
      </w:r>
      <w:r w:rsidR="003B0C36">
        <w:t xml:space="preserve">a </w:t>
      </w:r>
      <w:r w:rsidR="002739ED">
        <w:t>implementação e</w:t>
      </w:r>
      <w:r w:rsidR="003B0C36">
        <w:t xml:space="preserve"> a</w:t>
      </w:r>
      <w:r w:rsidR="002739ED">
        <w:t xml:space="preserve"> validação do protótipo.</w:t>
      </w:r>
    </w:p>
    <w:p w14:paraId="29D16A9A" w14:textId="77777777" w:rsidR="00451B94" w:rsidRDefault="00451B94" w:rsidP="00B56ED0">
      <w:pPr>
        <w:pStyle w:val="Ttulo2"/>
      </w:pPr>
      <w:bookmarkStart w:id="64" w:name="_Toc54164915"/>
      <w:bookmarkStart w:id="65" w:name="_Toc54165669"/>
      <w:bookmarkStart w:id="66" w:name="_Toc54169327"/>
      <w:bookmarkStart w:id="67" w:name="_Toc96347433"/>
      <w:bookmarkStart w:id="68" w:name="_Toc96357717"/>
      <w:bookmarkStart w:id="69" w:name="_Toc96491860"/>
      <w:bookmarkStart w:id="70" w:name="_Toc351015594"/>
      <w:r>
        <w:t>JUSTIFICATIVA</w:t>
      </w:r>
    </w:p>
    <w:p w14:paraId="54E7031D" w14:textId="33C92CE0" w:rsidR="00676D6B" w:rsidRPr="00676D6B" w:rsidRDefault="00C42285" w:rsidP="00676D6B">
      <w:pPr>
        <w:pStyle w:val="TF-TEXTO"/>
      </w:pPr>
      <w:r w:rsidRPr="00C42285">
        <w:t>A necessidade desta pesquisa fundamenta-se na busca pela autonomia de pessoas com deficiência motora, enfrentando as barreiras de custo e segurança do treinamento veicular tradicional. Para situar a proposta em relação ao estado da arte, o Quadro 1 apresenta uma comparação entre os trabalhos correlatos e a solução proposta neste estudo</w:t>
      </w:r>
      <w:r>
        <w:t>.</w:t>
      </w:r>
    </w:p>
    <w:p w14:paraId="374F9020" w14:textId="4E367029" w:rsidR="006B0760" w:rsidDel="00741176" w:rsidRDefault="006B0760" w:rsidP="006B0760">
      <w:pPr>
        <w:pStyle w:val="TF-LEGENDA"/>
        <w:rPr>
          <w:del w:id="71" w:author="Dalton Solano dos Reis" w:date="2026-05-07T09:57:00Z" w16du:dateUtc="2026-05-07T12:57:00Z"/>
        </w:rPr>
      </w:pPr>
      <w:bookmarkStart w:id="72" w:name="_Ref52025161"/>
      <w:r>
        <w:t xml:space="preserve">Quadro </w:t>
      </w:r>
      <w:fldSimple w:instr=" SEQ Quadro \* ARABIC ">
        <w:r w:rsidR="00C209CD">
          <w:rPr>
            <w:noProof/>
          </w:rPr>
          <w:t>1</w:t>
        </w:r>
      </w:fldSimple>
      <w:bookmarkEnd w:id="72"/>
      <w:r>
        <w:t xml:space="preserve"> - Características dos trabalhos correlatos</w:t>
      </w:r>
    </w:p>
    <w:p w14:paraId="1A650D04" w14:textId="77777777" w:rsidR="00077308" w:rsidRPr="00077308" w:rsidRDefault="00077308" w:rsidP="00741176">
      <w:pPr>
        <w:pStyle w:val="TF-LEGENDA"/>
        <w:pPrChange w:id="73" w:author="Dalton Solano dos Reis" w:date="2026-05-07T09:57:00Z" w16du:dateUtc="2026-05-07T12:57:00Z">
          <w:pPr>
            <w:pStyle w:val="TF-TEXTOQUADRO"/>
          </w:pPr>
        </w:pPrChange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42"/>
        <w:gridCol w:w="1949"/>
        <w:gridCol w:w="1700"/>
        <w:gridCol w:w="1676"/>
      </w:tblGrid>
      <w:tr w:rsidR="00802D0F" w14:paraId="38E672AA" w14:textId="77777777" w:rsidTr="006C5C46">
        <w:trPr>
          <w:trHeight w:val="567"/>
        </w:trPr>
        <w:tc>
          <w:tcPr>
            <w:tcW w:w="3828" w:type="dxa"/>
            <w:tcBorders>
              <w:tl2br w:val="single" w:sz="4" w:space="0" w:color="auto"/>
            </w:tcBorders>
            <w:shd w:val="clear" w:color="auto" w:fill="A6A6A6"/>
          </w:tcPr>
          <w:p w14:paraId="0258DA32" w14:textId="7C1EF629" w:rsidR="006B0760" w:rsidRPr="007D4566" w:rsidRDefault="005E6DEA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38EA084D" wp14:editId="6CF7DE7B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53340</wp:posOffset>
                      </wp:positionV>
                      <wp:extent cx="1327785" cy="298450"/>
                      <wp:effectExtent l="0" t="0" r="0" b="0"/>
                      <wp:wrapSquare wrapText="bothSides"/>
                      <wp:docPr id="3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A9DB94" w14:textId="334C19DB" w:rsidR="006B0760" w:rsidRDefault="0054044B" w:rsidP="0054044B">
                                  <w:pPr>
                                    <w:pStyle w:val="TF-TEXTOQUADRO"/>
                                    <w:jc w:val="center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EA084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96.2pt;margin-top:4.2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" filled="f" stroked="f">
                      <v:textbox>
                        <w:txbxContent>
                          <w:p w14:paraId="7DA9DB94" w14:textId="334C19DB" w:rsidR="006B0760" w:rsidRDefault="0054044B" w:rsidP="0054044B">
                            <w:pPr>
                              <w:pStyle w:val="TF-TEXTOQUADRO"/>
                              <w:jc w:val="center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632AE778" wp14:editId="0DD656A6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5D0BB9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AE778" id="_x0000_s1027" type="#_x0000_t202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" filled="f" stroked="f">
                      <v:textbox>
                        <w:txbxContent>
                          <w:p w14:paraId="255D0BB9" w14:textId="77777777" w:rsidR="006B0760" w:rsidRDefault="006B0760" w:rsidP="006B0760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955" w:type="dxa"/>
            <w:shd w:val="clear" w:color="auto" w:fill="A6A6A6"/>
            <w:vAlign w:val="center"/>
          </w:tcPr>
          <w:p w14:paraId="0590921D" w14:textId="10340983" w:rsidR="006B0760" w:rsidRDefault="006C5C46" w:rsidP="00802D0F">
            <w:pPr>
              <w:pStyle w:val="TF-TEXTOQUADRO"/>
              <w:jc w:val="center"/>
            </w:pPr>
            <w:r w:rsidRPr="006C5C46">
              <w:t xml:space="preserve">Couture </w:t>
            </w:r>
            <w:r w:rsidRPr="000A3AD4">
              <w:rPr>
                <w:i/>
                <w:iCs/>
              </w:rPr>
              <w:t>et al.</w:t>
            </w:r>
            <w:r w:rsidRPr="006C5C46">
              <w:t xml:space="preserve"> (2019)</w:t>
            </w:r>
          </w:p>
        </w:tc>
        <w:tc>
          <w:tcPr>
            <w:tcW w:w="1701" w:type="dxa"/>
            <w:shd w:val="clear" w:color="auto" w:fill="A6A6A6"/>
            <w:vAlign w:val="center"/>
          </w:tcPr>
          <w:p w14:paraId="16420C20" w14:textId="2C7803ED" w:rsidR="006B0760" w:rsidRDefault="003D56B0" w:rsidP="00802D0F">
            <w:pPr>
              <w:pStyle w:val="TF-TEXTOQUADRO"/>
              <w:jc w:val="center"/>
            </w:pPr>
            <w:r>
              <w:t>Ricci</w:t>
            </w:r>
            <w:r w:rsidR="000A3AD4">
              <w:t xml:space="preserve"> </w:t>
            </w:r>
            <w:r w:rsidR="000A3AD4">
              <w:rPr>
                <w:i/>
                <w:iCs/>
              </w:rPr>
              <w:t>et al.</w:t>
            </w:r>
            <w:r w:rsidR="006C5C46" w:rsidRPr="006C5C46">
              <w:t xml:space="preserve"> (2022)</w:t>
            </w:r>
          </w:p>
        </w:tc>
        <w:tc>
          <w:tcPr>
            <w:tcW w:w="1701" w:type="dxa"/>
            <w:shd w:val="clear" w:color="auto" w:fill="A6A6A6"/>
            <w:vAlign w:val="center"/>
          </w:tcPr>
          <w:p w14:paraId="7ED7D3D4" w14:textId="37B9AF98" w:rsidR="006B0760" w:rsidRPr="007D4566" w:rsidRDefault="006C5C46" w:rsidP="00802D0F">
            <w:pPr>
              <w:pStyle w:val="TF-TEXTOQUADRO"/>
              <w:jc w:val="center"/>
            </w:pPr>
            <w:r w:rsidRPr="006C5C46">
              <w:t xml:space="preserve">Gandolfi </w:t>
            </w:r>
            <w:r w:rsidRPr="000A3AD4">
              <w:rPr>
                <w:i/>
                <w:iCs/>
              </w:rPr>
              <w:t>et al.</w:t>
            </w:r>
            <w:r w:rsidRPr="006C5C46">
              <w:t xml:space="preserve"> (2022)</w:t>
            </w:r>
          </w:p>
        </w:tc>
      </w:tr>
      <w:tr w:rsidR="00802D0F" w14:paraId="6132AD2C" w14:textId="77777777" w:rsidTr="006C5C46">
        <w:tc>
          <w:tcPr>
            <w:tcW w:w="3828" w:type="dxa"/>
          </w:tcPr>
          <w:p w14:paraId="7BC9A6F7" w14:textId="5C52C52B" w:rsidR="006B0760" w:rsidRDefault="00077308">
            <w:pPr>
              <w:pStyle w:val="TF-TEXTOQUADRO"/>
            </w:pPr>
            <w:r w:rsidRPr="00077308">
              <w:t>Motor Gráfico</w:t>
            </w:r>
          </w:p>
        </w:tc>
        <w:tc>
          <w:tcPr>
            <w:tcW w:w="1955" w:type="dxa"/>
          </w:tcPr>
          <w:p w14:paraId="02174F50" w14:textId="42C87F6E" w:rsidR="006B0760" w:rsidRDefault="006C5C46">
            <w:pPr>
              <w:pStyle w:val="TF-TEXTOQUADRO"/>
            </w:pPr>
            <w:r w:rsidRPr="006C5C46">
              <w:t>Proprietário</w:t>
            </w:r>
            <w:r>
              <w:t xml:space="preserve"> </w:t>
            </w:r>
            <w:r w:rsidRPr="006C5C46">
              <w:t>(Virage)</w:t>
            </w:r>
          </w:p>
        </w:tc>
        <w:tc>
          <w:tcPr>
            <w:tcW w:w="1701" w:type="dxa"/>
          </w:tcPr>
          <w:p w14:paraId="534A7406" w14:textId="1894EB70" w:rsidR="006B0760" w:rsidRDefault="006C5C46">
            <w:pPr>
              <w:pStyle w:val="TF-TEXTOQUADRO"/>
            </w:pPr>
            <w:r w:rsidRPr="006C5C46">
              <w:t>CARLA (</w:t>
            </w:r>
            <w:commentRangeStart w:id="74"/>
            <w:r w:rsidRPr="006C5C46">
              <w:t>Unreal</w:t>
            </w:r>
            <w:commentRangeEnd w:id="74"/>
            <w:r w:rsidR="00741176" w:rsidRPr="006C5C46">
              <w:rPr>
                <w:rStyle w:val="Refdecomentrio"/>
                <w:sz w:val="20"/>
                <w:szCs w:val="20"/>
              </w:rPr>
              <w:commentReference w:id="74"/>
            </w:r>
            <w:r w:rsidRPr="006C5C46">
              <w:t>)</w:t>
            </w:r>
          </w:p>
        </w:tc>
        <w:tc>
          <w:tcPr>
            <w:tcW w:w="1701" w:type="dxa"/>
          </w:tcPr>
          <w:p w14:paraId="6A51DA5A" w14:textId="3FBBFFB5" w:rsidR="006B0760" w:rsidRDefault="006C5C46">
            <w:pPr>
              <w:pStyle w:val="TF-TEXTOQUADRO"/>
            </w:pPr>
            <w:r w:rsidRPr="006C5C46">
              <w:t>CARLA (Unreal)</w:t>
            </w:r>
          </w:p>
        </w:tc>
      </w:tr>
      <w:tr w:rsidR="00802D0F" w14:paraId="33699905" w14:textId="77777777" w:rsidTr="006C5C46">
        <w:tc>
          <w:tcPr>
            <w:tcW w:w="3828" w:type="dxa"/>
          </w:tcPr>
          <w:p w14:paraId="702A6233" w14:textId="2E0C6C73" w:rsidR="006B0760" w:rsidRDefault="00077308">
            <w:pPr>
              <w:pStyle w:val="TF-TEXTOQUADRO"/>
            </w:pPr>
            <w:r w:rsidRPr="00077308">
              <w:t>Hardware de VR</w:t>
            </w:r>
          </w:p>
        </w:tc>
        <w:tc>
          <w:tcPr>
            <w:tcW w:w="1955" w:type="dxa"/>
          </w:tcPr>
          <w:p w14:paraId="250629FA" w14:textId="6A6DF3AA" w:rsidR="006B0760" w:rsidRDefault="00EA68A4">
            <w:pPr>
              <w:pStyle w:val="TF-TEXTOQUADRO"/>
            </w:pPr>
            <w:r>
              <w:t xml:space="preserve">Não usa, usa </w:t>
            </w:r>
            <w:commentRangeStart w:id="75"/>
            <w:r>
              <w:t>t</w:t>
            </w:r>
            <w:r w:rsidRPr="00EA68A4">
              <w:t>elas Panorâmicas</w:t>
            </w:r>
            <w:commentRangeEnd w:id="75"/>
            <w:r w:rsidR="00741176">
              <w:rPr>
                <w:rStyle w:val="Refdecomentrio"/>
                <w:sz w:val="20"/>
                <w:szCs w:val="20"/>
              </w:rPr>
              <w:commentReference w:id="75"/>
            </w:r>
          </w:p>
        </w:tc>
        <w:tc>
          <w:tcPr>
            <w:tcW w:w="1701" w:type="dxa"/>
          </w:tcPr>
          <w:p w14:paraId="78852193" w14:textId="3C2253AA" w:rsidR="006B0760" w:rsidRDefault="00EA68A4">
            <w:pPr>
              <w:pStyle w:val="TF-TEXTOQUADRO"/>
            </w:pPr>
            <w:r w:rsidRPr="00EA68A4">
              <w:t>Oculus Rift/HTC</w:t>
            </w:r>
          </w:p>
        </w:tc>
        <w:tc>
          <w:tcPr>
            <w:tcW w:w="1701" w:type="dxa"/>
          </w:tcPr>
          <w:p w14:paraId="266608BA" w14:textId="66546796" w:rsidR="006B0760" w:rsidRDefault="00EA68A4">
            <w:pPr>
              <w:pStyle w:val="TF-TEXTOQUADRO"/>
            </w:pPr>
            <w:r w:rsidRPr="00EA68A4">
              <w:t>HTC Vive</w:t>
            </w:r>
          </w:p>
        </w:tc>
      </w:tr>
      <w:tr w:rsidR="00802D0F" w14:paraId="28998374" w14:textId="77777777" w:rsidTr="006C5C46">
        <w:tc>
          <w:tcPr>
            <w:tcW w:w="3828" w:type="dxa"/>
          </w:tcPr>
          <w:p w14:paraId="7520194C" w14:textId="1A0A730F" w:rsidR="006B0760" w:rsidRDefault="00077308">
            <w:pPr>
              <w:pStyle w:val="TF-TEXTOQUADRO"/>
            </w:pPr>
            <w:r w:rsidRPr="00077308">
              <w:t>Entrada Física</w:t>
            </w:r>
          </w:p>
        </w:tc>
        <w:tc>
          <w:tcPr>
            <w:tcW w:w="1955" w:type="dxa"/>
          </w:tcPr>
          <w:p w14:paraId="6B77798F" w14:textId="78A061A4" w:rsidR="006B0760" w:rsidRDefault="00EA68A4">
            <w:pPr>
              <w:pStyle w:val="TF-TEXTOQUADRO"/>
            </w:pPr>
            <w:commentRangeStart w:id="76"/>
            <w:r w:rsidRPr="00EA68A4">
              <w:t>Cabine Profissional</w:t>
            </w:r>
            <w:commentRangeEnd w:id="76"/>
            <w:r w:rsidR="00741176">
              <w:rPr>
                <w:rStyle w:val="Refdecomentrio"/>
                <w:sz w:val="20"/>
                <w:szCs w:val="20"/>
              </w:rPr>
              <w:commentReference w:id="76"/>
            </w:r>
          </w:p>
        </w:tc>
        <w:tc>
          <w:tcPr>
            <w:tcW w:w="1701" w:type="dxa"/>
          </w:tcPr>
          <w:p w14:paraId="617F5404" w14:textId="33793F5C" w:rsidR="006B0760" w:rsidRDefault="00EA68A4">
            <w:pPr>
              <w:pStyle w:val="TF-TEXTOQUADRO"/>
            </w:pPr>
            <w:r w:rsidRPr="00EA68A4">
              <w:t>Volante/Adaptado</w:t>
            </w:r>
          </w:p>
        </w:tc>
        <w:tc>
          <w:tcPr>
            <w:tcW w:w="1701" w:type="dxa"/>
          </w:tcPr>
          <w:p w14:paraId="6CC6FB09" w14:textId="3EB299C6" w:rsidR="006B0760" w:rsidRDefault="00EA68A4">
            <w:pPr>
              <w:pStyle w:val="TF-TEXTOQUADRO"/>
            </w:pPr>
            <w:commentRangeStart w:id="77"/>
            <w:r w:rsidRPr="00EA68A4">
              <w:t>Joystick 4-eixos</w:t>
            </w:r>
            <w:commentRangeEnd w:id="77"/>
            <w:r w:rsidR="00741176">
              <w:rPr>
                <w:rStyle w:val="Refdecomentrio"/>
                <w:sz w:val="20"/>
                <w:szCs w:val="20"/>
              </w:rPr>
              <w:commentReference w:id="77"/>
            </w:r>
          </w:p>
        </w:tc>
      </w:tr>
      <w:tr w:rsidR="00802D0F" w14:paraId="3C32A64B" w14:textId="77777777" w:rsidTr="006C5C46">
        <w:tc>
          <w:tcPr>
            <w:tcW w:w="3828" w:type="dxa"/>
          </w:tcPr>
          <w:p w14:paraId="2454C44C" w14:textId="3AA414DF" w:rsidR="006B0760" w:rsidRDefault="006C5C46">
            <w:pPr>
              <w:pStyle w:val="TF-TEXTOQUADRO"/>
            </w:pPr>
            <w:r w:rsidRPr="006C5C46">
              <w:t>Interação Manual</w:t>
            </w:r>
          </w:p>
        </w:tc>
        <w:tc>
          <w:tcPr>
            <w:tcW w:w="1955" w:type="dxa"/>
          </w:tcPr>
          <w:p w14:paraId="62FB5234" w14:textId="74E91EB5" w:rsidR="006B0760" w:rsidRDefault="00AF5ECC">
            <w:pPr>
              <w:pStyle w:val="TF-TEXTOQUADRO"/>
            </w:pPr>
            <w:r w:rsidRPr="00AF5ECC">
              <w:t>Botões Físicos</w:t>
            </w:r>
          </w:p>
        </w:tc>
        <w:tc>
          <w:tcPr>
            <w:tcW w:w="1701" w:type="dxa"/>
          </w:tcPr>
          <w:p w14:paraId="5E8D7060" w14:textId="08D6FC65" w:rsidR="006B0760" w:rsidRDefault="00AF5ECC">
            <w:pPr>
              <w:pStyle w:val="TF-TEXTOQUADRO"/>
            </w:pPr>
            <w:r w:rsidRPr="00AF5ECC">
              <w:t>Limitada</w:t>
            </w:r>
          </w:p>
        </w:tc>
        <w:tc>
          <w:tcPr>
            <w:tcW w:w="1701" w:type="dxa"/>
          </w:tcPr>
          <w:p w14:paraId="731D0AC2" w14:textId="60562519" w:rsidR="006B0760" w:rsidRDefault="00AF5ECC">
            <w:pPr>
              <w:pStyle w:val="TF-TEXTOQUADRO"/>
            </w:pPr>
            <w:r w:rsidRPr="00AF5ECC">
              <w:t>Leap Motion (Externo)</w:t>
            </w:r>
          </w:p>
        </w:tc>
      </w:tr>
      <w:tr w:rsidR="00802D0F" w14:paraId="67BC7F34" w14:textId="77777777" w:rsidTr="006C5C46">
        <w:tc>
          <w:tcPr>
            <w:tcW w:w="3828" w:type="dxa"/>
          </w:tcPr>
          <w:p w14:paraId="7E2261C9" w14:textId="65166975" w:rsidR="006B0760" w:rsidRDefault="006C5C46">
            <w:pPr>
              <w:pStyle w:val="TF-TEXTOQUADRO"/>
            </w:pPr>
            <w:r w:rsidRPr="006C5C46">
              <w:t>Foco Principal</w:t>
            </w:r>
          </w:p>
        </w:tc>
        <w:tc>
          <w:tcPr>
            <w:tcW w:w="1955" w:type="dxa"/>
          </w:tcPr>
          <w:p w14:paraId="080E545C" w14:textId="4FBF57C9" w:rsidR="006B0760" w:rsidRDefault="00AF5ECC">
            <w:pPr>
              <w:pStyle w:val="TF-TEXTOQUADRO"/>
            </w:pPr>
            <w:r w:rsidRPr="00AF5ECC">
              <w:t>Avaliação Clínica</w:t>
            </w:r>
          </w:p>
        </w:tc>
        <w:tc>
          <w:tcPr>
            <w:tcW w:w="1701" w:type="dxa"/>
          </w:tcPr>
          <w:p w14:paraId="28C6F61C" w14:textId="395153B2" w:rsidR="006B0760" w:rsidRDefault="00AF5ECC" w:rsidP="00AF5ECC">
            <w:pPr>
              <w:pStyle w:val="TF-TEXTOQUADRO"/>
            </w:pPr>
            <w:r w:rsidRPr="00AF5ECC">
              <w:t>Pesquisa Autônoma</w:t>
            </w:r>
          </w:p>
        </w:tc>
        <w:tc>
          <w:tcPr>
            <w:tcW w:w="1701" w:type="dxa"/>
          </w:tcPr>
          <w:p w14:paraId="73DC5BD9" w14:textId="53969AA7" w:rsidR="006B0760" w:rsidRDefault="00AF5ECC">
            <w:pPr>
              <w:pStyle w:val="TF-TEXTOQUADRO"/>
            </w:pPr>
            <w:r w:rsidRPr="00AF5ECC">
              <w:t>Reabilitação SCI</w:t>
            </w:r>
          </w:p>
        </w:tc>
      </w:tr>
    </w:tbl>
    <w:p w14:paraId="7C7B5EC3" w14:textId="77777777" w:rsidR="006B0760" w:rsidRDefault="006B0760" w:rsidP="006B0760">
      <w:pPr>
        <w:pStyle w:val="TF-FONTE"/>
      </w:pPr>
      <w:r>
        <w:t>Fonte: elaborado pelo autor.</w:t>
      </w:r>
    </w:p>
    <w:p w14:paraId="504C5C8B" w14:textId="4B668FEB" w:rsidR="00CC349E" w:rsidRDefault="00CC349E" w:rsidP="00CC349E">
      <w:pPr>
        <w:pStyle w:val="TF-TEXTO"/>
      </w:pPr>
      <w:r w:rsidRPr="00CC349E">
        <w:t xml:space="preserve">Analisando o Quadro 1 e </w:t>
      </w:r>
      <w:del w:id="78" w:author="Dalton Solano dos Reis" w:date="2026-05-07T10:03:00Z" w16du:dateUtc="2026-05-07T13:03:00Z">
        <w:r w:rsidRPr="00CC349E" w:rsidDel="00741176">
          <w:delText xml:space="preserve">as literaturas </w:delText>
        </w:r>
      </w:del>
      <w:ins w:id="79" w:author="Dalton Solano dos Reis" w:date="2026-05-07T10:03:00Z" w16du:dateUtc="2026-05-07T13:03:00Z">
        <w:r w:rsidR="00741176">
          <w:t xml:space="preserve">os trabalhos </w:t>
        </w:r>
      </w:ins>
      <w:r w:rsidRPr="00CC349E">
        <w:t>correlat</w:t>
      </w:r>
      <w:ins w:id="80" w:author="Dalton Solano dos Reis" w:date="2026-05-07T10:03:00Z" w16du:dateUtc="2026-05-07T13:03:00Z">
        <w:r w:rsidR="00741176">
          <w:t>os</w:t>
        </w:r>
      </w:ins>
      <w:del w:id="81" w:author="Dalton Solano dos Reis" w:date="2026-05-07T10:03:00Z" w16du:dateUtc="2026-05-07T13:03:00Z">
        <w:r w:rsidRPr="00CC349E" w:rsidDel="00741176">
          <w:delText>as</w:delText>
        </w:r>
      </w:del>
      <w:r w:rsidRPr="00CC349E">
        <w:t xml:space="preserve">, nota-se que o presente trabalho inova e se diferencia ao preencher importantes lacunas </w:t>
      </w:r>
      <w:r>
        <w:t>de desenvolvimento</w:t>
      </w:r>
      <w:r w:rsidRPr="00CC349E">
        <w:t xml:space="preserve"> e de acessibilidade. Em relação ao estudo de Couture </w:t>
      </w:r>
      <w:r w:rsidRPr="000A3AD4">
        <w:rPr>
          <w:i/>
          <w:iCs/>
        </w:rPr>
        <w:t>et al</w:t>
      </w:r>
      <w:r w:rsidRPr="00CC349E">
        <w:t xml:space="preserve">. (2019), que utilizou um equipamento comercial de altíssimo custo e grande porte (a cabine da </w:t>
      </w:r>
      <w:r w:rsidRPr="0092577E">
        <w:t>Virage</w:t>
      </w:r>
      <w:r w:rsidRPr="00CC349E">
        <w:t xml:space="preserve">), este projeto propõe a democratização desse acesso através do desenvolvimento de um </w:t>
      </w:r>
      <w:commentRangeStart w:id="82"/>
      <w:r w:rsidRPr="00CC349E">
        <w:t xml:space="preserve">jogo sério </w:t>
      </w:r>
      <w:commentRangeEnd w:id="82"/>
      <w:r w:rsidR="00741176" w:rsidRPr="00CC349E">
        <w:rPr>
          <w:rStyle w:val="Refdecomentrio"/>
          <w:sz w:val="20"/>
          <w:szCs w:val="20"/>
        </w:rPr>
        <w:commentReference w:id="82"/>
      </w:r>
      <w:r w:rsidRPr="00CC349E">
        <w:t xml:space="preserve">utilizando o motor gráfico Unity, aliado a hardwares de consumo acessíveis, como o volante </w:t>
      </w:r>
      <w:r w:rsidRPr="0092577E">
        <w:t>Logitech G29</w:t>
      </w:r>
      <w:r w:rsidRPr="00CC349E">
        <w:t xml:space="preserve"> e o dispositivo de realidade virtual </w:t>
      </w:r>
      <w:r w:rsidRPr="0092577E">
        <w:t>Meta Quest 2</w:t>
      </w:r>
      <w:r>
        <w:t>. Além disso, o presente estudo avança em relação a iniciativas como o ADRIS (</w:t>
      </w:r>
      <w:r w:rsidR="003D56B0">
        <w:t>Ricci</w:t>
      </w:r>
      <w:r>
        <w:t xml:space="preserve"> </w:t>
      </w:r>
      <w:r w:rsidRPr="000A3AD4">
        <w:rPr>
          <w:i/>
          <w:iCs/>
        </w:rPr>
        <w:t>et al.</w:t>
      </w:r>
      <w:r>
        <w:t xml:space="preserve">, 2022) e o simulador de Gandolfi </w:t>
      </w:r>
      <w:r w:rsidRPr="000A3AD4">
        <w:rPr>
          <w:i/>
          <w:iCs/>
        </w:rPr>
        <w:t>et al.</w:t>
      </w:r>
      <w:r>
        <w:t xml:space="preserve"> (2022). Embora robustas, as bases dessas aplicações no motor CARLA direcionam o desenvolvimento e </w:t>
      </w:r>
      <w:commentRangeStart w:id="83"/>
      <w:r>
        <w:t>foco para pesquisas com veículos autônomos</w:t>
      </w:r>
      <w:commentRangeEnd w:id="83"/>
      <w:r w:rsidR="00741176">
        <w:rPr>
          <w:rStyle w:val="Refdecomentrio"/>
          <w:sz w:val="20"/>
          <w:szCs w:val="20"/>
        </w:rPr>
        <w:commentReference w:id="83"/>
      </w:r>
      <w:r>
        <w:t xml:space="preserve">. Ao adotar o motor gráfico </w:t>
      </w:r>
      <w:r w:rsidRPr="0092577E">
        <w:t>Unity</w:t>
      </w:r>
      <w:r>
        <w:t xml:space="preserve"> para a construção de um jogo sério completo e nativo, a arquitetura de desenvolvimento proposta </w:t>
      </w:r>
      <w:commentRangeStart w:id="84"/>
      <w:r>
        <w:t xml:space="preserve">trará </w:t>
      </w:r>
      <w:commentRangeEnd w:id="84"/>
      <w:r w:rsidR="0095362E">
        <w:rPr>
          <w:rStyle w:val="Refdecomentrio"/>
          <w:sz w:val="20"/>
          <w:szCs w:val="20"/>
        </w:rPr>
        <w:commentReference w:id="84"/>
      </w:r>
      <w:r>
        <w:t>uma imersão e reponsabilidade visual muito mais fidedigna</w:t>
      </w:r>
      <w:r w:rsidR="00230AE7">
        <w:t xml:space="preserve"> e direcionada ao objetivo principal</w:t>
      </w:r>
      <w:r>
        <w:t xml:space="preserve">. Ao substituir controladores genéricos ou joysticks por periféricos de simulação de alta fidelidade, combinados ao uso do rastreamento de mãos nativo do </w:t>
      </w:r>
      <w:r w:rsidRPr="0092577E">
        <w:t>Meta Quest 2</w:t>
      </w:r>
      <w:r w:rsidR="00230AE7">
        <w:t>,</w:t>
      </w:r>
      <w:r>
        <w:t xml:space="preserve"> o projeto busca uma imersão física superior. </w:t>
      </w:r>
      <w:r w:rsidR="00230AE7">
        <w:t xml:space="preserve">Permitindo assim </w:t>
      </w:r>
      <w:r>
        <w:t xml:space="preserve">que o usuário interaja ativamente não só com a direção, mas com </w:t>
      </w:r>
      <w:r w:rsidR="00230AE7">
        <w:t>outros componentes do veículo</w:t>
      </w:r>
      <w:r>
        <w:t xml:space="preserve">, focando ativamente na </w:t>
      </w:r>
      <w:commentRangeStart w:id="85"/>
      <w:r>
        <w:t xml:space="preserve">gamificação </w:t>
      </w:r>
      <w:commentRangeEnd w:id="85"/>
      <w:r w:rsidR="0095362E">
        <w:rPr>
          <w:rStyle w:val="Refdecomentrio"/>
          <w:sz w:val="20"/>
          <w:szCs w:val="20"/>
        </w:rPr>
        <w:commentReference w:id="85"/>
      </w:r>
      <w:r>
        <w:t>e na curva prática de aprendizado da condução veicular.</w:t>
      </w:r>
    </w:p>
    <w:p w14:paraId="64EE49ED" w14:textId="4359A267" w:rsidR="004E3092" w:rsidRDefault="004E3092" w:rsidP="004E3092">
      <w:pPr>
        <w:pStyle w:val="TF-TEXTO"/>
      </w:pPr>
      <w:r w:rsidRPr="004E3092">
        <w:t xml:space="preserve">A proposta delineada neste estudo revela-se significativa e fundamenta-se em </w:t>
      </w:r>
      <w:commentRangeStart w:id="86"/>
      <w:r w:rsidRPr="004E3092">
        <w:t xml:space="preserve">sólidos </w:t>
      </w:r>
      <w:commentRangeEnd w:id="86"/>
      <w:r w:rsidR="0095362E" w:rsidRPr="004E3092">
        <w:rPr>
          <w:rStyle w:val="Refdecomentrio"/>
          <w:sz w:val="20"/>
          <w:szCs w:val="20"/>
        </w:rPr>
        <w:commentReference w:id="86"/>
      </w:r>
      <w:r w:rsidRPr="004E3092">
        <w:t xml:space="preserve">argumentos técnicos e metodológicos. A integração de periféricos de simulação comercial, como o </w:t>
      </w:r>
      <w:r w:rsidRPr="00A60425">
        <w:t xml:space="preserve">volante </w:t>
      </w:r>
      <w:r w:rsidRPr="00504F36">
        <w:t>Logitech G29</w:t>
      </w:r>
      <w:r w:rsidRPr="004E3092">
        <w:t xml:space="preserve">, a um ambiente virtual imersivo desenvolvido no motor </w:t>
      </w:r>
      <w:r w:rsidRPr="00504F36">
        <w:t>Unity</w:t>
      </w:r>
      <w:r w:rsidRPr="004E3092">
        <w:t>, em conjunto com o rastreamento nativo de mãos (</w:t>
      </w:r>
      <w:r w:rsidRPr="00187A27">
        <w:rPr>
          <w:i/>
          <w:iCs/>
        </w:rPr>
        <w:t>hand tracking</w:t>
      </w:r>
      <w:r w:rsidRPr="004E3092">
        <w:t xml:space="preserve">) do </w:t>
      </w:r>
      <w:r w:rsidRPr="00504F36">
        <w:t>Meta Quest 2</w:t>
      </w:r>
      <w:r w:rsidRPr="004E3092">
        <w:t xml:space="preserve">, apresenta uma abordagem metodológica </w:t>
      </w:r>
      <w:commentRangeStart w:id="87"/>
      <w:r w:rsidRPr="004E3092">
        <w:t xml:space="preserve">inovadora </w:t>
      </w:r>
      <w:commentRangeEnd w:id="87"/>
      <w:r w:rsidR="00582E35" w:rsidRPr="004E3092">
        <w:rPr>
          <w:rStyle w:val="Refdecomentrio"/>
          <w:sz w:val="20"/>
          <w:szCs w:val="20"/>
        </w:rPr>
        <w:commentReference w:id="87"/>
      </w:r>
      <w:r w:rsidRPr="004E3092">
        <w:t>para a área. As técnicas a serem utilizadas são essenciais para o contexto do estudo, pois viabilizam um treinamento fidedigno que resolve o problema da imersão física sem a complexidade estrutural e os custos proibitivos de adaptações laboratoriais externas</w:t>
      </w:r>
      <w:r w:rsidR="00360AC4">
        <w:t xml:space="preserve"> e da criação</w:t>
      </w:r>
      <w:r w:rsidR="00B5079A">
        <w:t xml:space="preserve"> e desenvolvimento</w:t>
      </w:r>
      <w:r w:rsidR="00360AC4">
        <w:t xml:space="preserve"> de </w:t>
      </w:r>
      <w:r w:rsidR="00B5079A">
        <w:t>produtos específicos</w:t>
      </w:r>
      <w:r w:rsidRPr="004E3092">
        <w:t>.</w:t>
      </w:r>
    </w:p>
    <w:p w14:paraId="09923AE5" w14:textId="79D5FEC8" w:rsidR="00C42285" w:rsidRPr="00BC1332" w:rsidRDefault="004E3092" w:rsidP="00BC1332">
      <w:pPr>
        <w:pStyle w:val="TF-TEXTO"/>
        <w:rPr>
          <w:color w:val="44546A"/>
        </w:rPr>
      </w:pPr>
      <w:r w:rsidRPr="004E3092">
        <w:lastRenderedPageBreak/>
        <w:t xml:space="preserve">Sob a ótica de seus impactos, o projeto apresenta expressivas contribuições práticas e sociais. No âmbito prático, a solução atua na democratização do acesso à ambientação veicular para condutores com deficiência motora. Socialmente, o simulador oferece uma ferramenta </w:t>
      </w:r>
      <w:commentRangeStart w:id="88"/>
      <w:r w:rsidRPr="004E3092">
        <w:t xml:space="preserve">profilática </w:t>
      </w:r>
      <w:commentRangeEnd w:id="88"/>
      <w:r w:rsidR="00582E35" w:rsidRPr="004E3092">
        <w:rPr>
          <w:rStyle w:val="Refdecomentrio"/>
          <w:sz w:val="20"/>
          <w:szCs w:val="20"/>
        </w:rPr>
        <w:commentReference w:id="88"/>
      </w:r>
      <w:r w:rsidRPr="004E3092">
        <w:t>e de custo</w:t>
      </w:r>
      <w:r w:rsidR="00B56ED0">
        <w:t xml:space="preserve"> reduzido em comparação a outras soluções usuais,</w:t>
      </w:r>
      <w:r w:rsidRPr="004E3092">
        <w:t xml:space="preserve"> para que o futuro condutor desenvolva automatismos, ganhe confiança e mitigue a carga mental e o estresse inicial antes de ingressar no trânsito real. Consequentemente, a proposta possui o potencial de melhorar diretamente a qualidade do aprendizado, minimizando a exposição a riscos e reduzindo a dependência de sessões práticas exaustivas em veículos adaptados físicos.</w:t>
      </w:r>
    </w:p>
    <w:bookmarkEnd w:id="64"/>
    <w:bookmarkEnd w:id="65"/>
    <w:bookmarkEnd w:id="66"/>
    <w:bookmarkEnd w:id="67"/>
    <w:bookmarkEnd w:id="68"/>
    <w:bookmarkEnd w:id="69"/>
    <w:bookmarkEnd w:id="70"/>
    <w:p w14:paraId="69F83FE4" w14:textId="2B2054F2" w:rsidR="00230AE7" w:rsidRDefault="00451B94" w:rsidP="00230AE7">
      <w:pPr>
        <w:pStyle w:val="Ttulo2"/>
      </w:pPr>
      <w:commentRangeStart w:id="89"/>
      <w:r w:rsidRPr="00B56ED0">
        <w:t>METODOLOGIA</w:t>
      </w:r>
      <w:commentRangeEnd w:id="89"/>
      <w:r w:rsidR="00CA759D">
        <w:rPr>
          <w:rStyle w:val="Refdecomentrio"/>
          <w:sz w:val="20"/>
          <w:szCs w:val="20"/>
        </w:rPr>
        <w:commentReference w:id="89"/>
      </w:r>
    </w:p>
    <w:p w14:paraId="31FBC952" w14:textId="75570970" w:rsidR="00230AE7" w:rsidRPr="00230AE7" w:rsidRDefault="00230AE7" w:rsidP="00582E35">
      <w:pPr>
        <w:pStyle w:val="TF-TEXTO"/>
        <w:pPrChange w:id="90" w:author="Dalton Solano dos Reis" w:date="2026-05-07T10:22:00Z" w16du:dateUtc="2026-05-07T13:22:00Z">
          <w:pPr>
            <w:pStyle w:val="TF-TEXTO"/>
            <w:ind w:firstLine="0"/>
          </w:pPr>
        </w:pPrChange>
      </w:pPr>
      <w:r w:rsidRPr="00230AE7">
        <w:t>Para alcançar os objetivos propostos e viabilizar a construção do simulador imersivo, a condução deste trabalho será estruturada em etapas sequenciais e interdependentes. A seguir, detalham-se os procedimentos técnicos</w:t>
      </w:r>
      <w:r>
        <w:t>,</w:t>
      </w:r>
      <w:r w:rsidRPr="00230AE7">
        <w:t xml:space="preserve"> ferramentas e métodos que compõem o planejamento e a execução do projeto:</w:t>
      </w:r>
    </w:p>
    <w:p w14:paraId="4D6F612D" w14:textId="12CBF588" w:rsidR="00A67882" w:rsidRDefault="00BC7318" w:rsidP="00582E35">
      <w:pPr>
        <w:pStyle w:val="TF-ALNEA"/>
        <w:numPr>
          <w:ilvl w:val="0"/>
          <w:numId w:val="23"/>
        </w:numPr>
        <w:tabs>
          <w:tab w:val="num" w:pos="1077"/>
        </w:tabs>
        <w:ind w:left="1077" w:hanging="397"/>
        <w:pPrChange w:id="91" w:author="Dalton Solano dos Reis" w:date="2026-05-07T10:23:00Z" w16du:dateUtc="2026-05-07T13:23:00Z">
          <w:pPr>
            <w:pStyle w:val="TF-TEXTO"/>
            <w:numPr>
              <w:numId w:val="23"/>
            </w:numPr>
            <w:ind w:left="1040" w:hanging="360"/>
          </w:pPr>
        </w:pPrChange>
      </w:pPr>
      <w:r>
        <w:t>l</w:t>
      </w:r>
      <w:r w:rsidR="00A67882" w:rsidRPr="00504F36">
        <w:t>evantamento de requisitos e estudo de acessibilidade:</w:t>
      </w:r>
      <w:r w:rsidR="00A67882">
        <w:t xml:space="preserve"> etapa dedicada à compreensão do contexto do público-alvo </w:t>
      </w:r>
      <w:r w:rsidR="00C64F44">
        <w:t>através</w:t>
      </w:r>
      <w:r w:rsidR="00A67882">
        <w:t xml:space="preserve"> de formulários e entrevistas, além da pesquisa de mercado sobre veículos e equipamentos de adaptação</w:t>
      </w:r>
      <w:r w:rsidR="00C64F44">
        <w:t xml:space="preserve"> comumente utilizados</w:t>
      </w:r>
      <w:r w:rsidR="00A67882">
        <w:t xml:space="preserve">. O gerenciamento ágil de todas as fases do projeto será conduzido via ferramenta </w:t>
      </w:r>
      <w:r w:rsidR="00A67882" w:rsidRPr="00582E35">
        <w:rPr>
          <w:rPrChange w:id="92" w:author="Dalton Solano dos Reis" w:date="2026-05-07T10:23:00Z" w16du:dateUtc="2026-05-07T13:23:00Z">
            <w:rPr>
              <w:i/>
              <w:iCs/>
            </w:rPr>
          </w:rPrChange>
        </w:rPr>
        <w:t>Kanban</w:t>
      </w:r>
      <w:r w:rsidR="00567A2E">
        <w:t xml:space="preserve"> (</w:t>
      </w:r>
      <w:r w:rsidR="00A20704">
        <w:t>S</w:t>
      </w:r>
      <w:r w:rsidR="00A20704" w:rsidRPr="00A20704">
        <w:t>istema visual de gestão de trabalho</w:t>
      </w:r>
      <w:r w:rsidR="00567A2E">
        <w:t>)</w:t>
      </w:r>
      <w:r w:rsidR="00A67882">
        <w:t>;</w:t>
      </w:r>
    </w:p>
    <w:p w14:paraId="1C2CF528" w14:textId="012F2544" w:rsidR="005C73F2" w:rsidRDefault="00BC7318" w:rsidP="00582E35">
      <w:pPr>
        <w:pStyle w:val="TF-ALNEA"/>
        <w:numPr>
          <w:ilvl w:val="0"/>
          <w:numId w:val="23"/>
        </w:numPr>
        <w:tabs>
          <w:tab w:val="num" w:pos="1077"/>
        </w:tabs>
        <w:ind w:left="1077" w:hanging="397"/>
        <w:pPrChange w:id="93" w:author="Dalton Solano dos Reis" w:date="2026-05-07T10:23:00Z" w16du:dateUtc="2026-05-07T13:23:00Z">
          <w:pPr>
            <w:pStyle w:val="TF-TEXTO"/>
            <w:numPr>
              <w:numId w:val="23"/>
            </w:numPr>
            <w:ind w:left="1040" w:hanging="360"/>
          </w:pPr>
        </w:pPrChange>
      </w:pPr>
      <w:r>
        <w:t>p</w:t>
      </w:r>
      <w:r w:rsidR="00A67882" w:rsidRPr="00504F36">
        <w:t>rojeto e estruturação do jogo sério:</w:t>
      </w:r>
      <w:r w:rsidR="00A67882">
        <w:t xml:space="preserve"> </w:t>
      </w:r>
      <w:r w:rsidR="003D5BC6">
        <w:t xml:space="preserve">etapa dedicada a </w:t>
      </w:r>
      <w:r w:rsidR="00A67882">
        <w:t xml:space="preserve">fase de documentação (via </w:t>
      </w:r>
      <w:r w:rsidR="00A67882" w:rsidRPr="00504F36">
        <w:t>Notion</w:t>
      </w:r>
      <w:r w:rsidR="00A67882">
        <w:t xml:space="preserve">) e planejamento das regras de negócio do simulador, definindo os níveis de acessibilidade, a progressão das fases (desde os procedimentos básicos </w:t>
      </w:r>
      <w:r w:rsidR="005D5595">
        <w:t>após</w:t>
      </w:r>
      <w:r w:rsidR="00A67882">
        <w:t xml:space="preserve"> embarque até a locomoção avançada) e a estruturação do ambiente de mundo aberto;</w:t>
      </w:r>
    </w:p>
    <w:p w14:paraId="20C89A8D" w14:textId="445CFAD6" w:rsidR="005C73F2" w:rsidRDefault="003D56B0" w:rsidP="00582E35">
      <w:pPr>
        <w:pStyle w:val="TF-ALNEA"/>
        <w:numPr>
          <w:ilvl w:val="0"/>
          <w:numId w:val="23"/>
        </w:numPr>
        <w:tabs>
          <w:tab w:val="num" w:pos="1077"/>
        </w:tabs>
        <w:ind w:left="1077" w:hanging="397"/>
        <w:pPrChange w:id="94" w:author="Dalton Solano dos Reis" w:date="2026-05-07T10:23:00Z" w16du:dateUtc="2026-05-07T13:23:00Z">
          <w:pPr>
            <w:pStyle w:val="TF-TEXTO"/>
            <w:numPr>
              <w:numId w:val="23"/>
            </w:numPr>
            <w:ind w:left="1040" w:hanging="360"/>
          </w:pPr>
        </w:pPrChange>
      </w:pPr>
      <w:r>
        <w:t>m</w:t>
      </w:r>
      <w:r w:rsidR="00A67882" w:rsidRPr="00504F36">
        <w:t>odelagem 3D e desenvolvimento do ambiente virtual:</w:t>
      </w:r>
      <w:r w:rsidR="00A67882">
        <w:t xml:space="preserve"> criação do mapa urbano e adaptação dos modelos veiculares utilizando o motor gráfico Unity. Esta etapa inclui a configuração do tráfego autônomo (</w:t>
      </w:r>
      <w:r w:rsidR="00A67882" w:rsidRPr="00504F36">
        <w:t>NPCs</w:t>
      </w:r>
      <w:r w:rsidR="006927E1">
        <w:t xml:space="preserve"> – </w:t>
      </w:r>
      <w:r w:rsidR="006927E1" w:rsidRPr="00582E35">
        <w:rPr>
          <w:rPrChange w:id="95" w:author="Dalton Solano dos Reis" w:date="2026-05-07T10:23:00Z" w16du:dateUtc="2026-05-07T13:23:00Z">
            <w:rPr>
              <w:i/>
              <w:iCs/>
            </w:rPr>
          </w:rPrChange>
        </w:rPr>
        <w:t>Non Play</w:t>
      </w:r>
      <w:r w:rsidR="008F2C83" w:rsidRPr="00582E35">
        <w:rPr>
          <w:rPrChange w:id="96" w:author="Dalton Solano dos Reis" w:date="2026-05-07T10:23:00Z" w16du:dateUtc="2026-05-07T13:23:00Z">
            <w:rPr>
              <w:i/>
              <w:iCs/>
            </w:rPr>
          </w:rPrChange>
        </w:rPr>
        <w:t>able Character</w:t>
      </w:r>
      <w:r w:rsidR="00A67882">
        <w:t>) e do sistema de semáforos para simular condições reais;</w:t>
      </w:r>
    </w:p>
    <w:p w14:paraId="3C3B3CDD" w14:textId="7B9B5DCD" w:rsidR="005C73F2" w:rsidRDefault="003D56B0" w:rsidP="00582E35">
      <w:pPr>
        <w:pStyle w:val="TF-ALNEA"/>
        <w:numPr>
          <w:ilvl w:val="0"/>
          <w:numId w:val="23"/>
        </w:numPr>
        <w:tabs>
          <w:tab w:val="num" w:pos="1077"/>
        </w:tabs>
        <w:ind w:left="1077" w:hanging="397"/>
        <w:pPrChange w:id="97" w:author="Dalton Solano dos Reis" w:date="2026-05-07T10:23:00Z" w16du:dateUtc="2026-05-07T13:23:00Z">
          <w:pPr>
            <w:pStyle w:val="TF-TEXTO"/>
            <w:numPr>
              <w:numId w:val="23"/>
            </w:numPr>
            <w:ind w:left="1040" w:hanging="360"/>
          </w:pPr>
        </w:pPrChange>
      </w:pPr>
      <w:r>
        <w:t>p</w:t>
      </w:r>
      <w:r w:rsidR="00A67882" w:rsidRPr="00504F36">
        <w:t>rogramação de física e integração de hardware:</w:t>
      </w:r>
      <w:r w:rsidR="00A67882">
        <w:t xml:space="preserve"> implementação das mecânicas de locomoção e interação física com o veículo. Engloba a conexão com o volante </w:t>
      </w:r>
      <w:r w:rsidR="00A67882" w:rsidRPr="00504F36">
        <w:t>Logitech G29</w:t>
      </w:r>
      <w:r w:rsidR="00A67882">
        <w:t xml:space="preserve">, a adaptação do </w:t>
      </w:r>
      <w:r w:rsidR="00A67882" w:rsidRPr="00504F36">
        <w:t>H-</w:t>
      </w:r>
      <w:r w:rsidR="002D51BC">
        <w:t>S</w:t>
      </w:r>
      <w:r w:rsidR="00A67882" w:rsidRPr="00504F36">
        <w:t>hifter</w:t>
      </w:r>
      <w:r w:rsidR="00A67882" w:rsidRPr="00582E35">
        <w:rPr>
          <w:rPrChange w:id="98" w:author="Dalton Solano dos Reis" w:date="2026-05-07T10:23:00Z" w16du:dateUtc="2026-05-07T13:23:00Z">
            <w:rPr>
              <w:i/>
              <w:iCs/>
            </w:rPr>
          </w:rPrChange>
        </w:rPr>
        <w:t xml:space="preserve"> </w:t>
      </w:r>
      <w:r w:rsidR="00A67882">
        <w:t xml:space="preserve">para o câmbio automático e a programação da interação manual utilizando o rastreamento do </w:t>
      </w:r>
      <w:r w:rsidR="00A67882" w:rsidRPr="00504F36">
        <w:t>Meta Quest</w:t>
      </w:r>
      <w:r w:rsidR="00A67882" w:rsidRPr="00582E35">
        <w:rPr>
          <w:rPrChange w:id="99" w:author="Dalton Solano dos Reis" w:date="2026-05-07T10:23:00Z" w16du:dateUtc="2026-05-07T13:23:00Z">
            <w:rPr>
              <w:i/>
              <w:iCs/>
            </w:rPr>
          </w:rPrChange>
        </w:rPr>
        <w:t xml:space="preserve"> </w:t>
      </w:r>
      <w:r w:rsidR="00A67882" w:rsidRPr="00504F36">
        <w:t>2</w:t>
      </w:r>
      <w:r w:rsidR="00A67882">
        <w:t>;</w:t>
      </w:r>
    </w:p>
    <w:p w14:paraId="5E838D19" w14:textId="17D30011" w:rsidR="002D51BC" w:rsidRDefault="003D56B0" w:rsidP="00582E35">
      <w:pPr>
        <w:pStyle w:val="TF-ALNEA"/>
        <w:numPr>
          <w:ilvl w:val="0"/>
          <w:numId w:val="23"/>
        </w:numPr>
        <w:tabs>
          <w:tab w:val="num" w:pos="1077"/>
        </w:tabs>
        <w:ind w:left="1077" w:hanging="397"/>
        <w:pPrChange w:id="100" w:author="Dalton Solano dos Reis" w:date="2026-05-07T10:23:00Z" w16du:dateUtc="2026-05-07T13:23:00Z">
          <w:pPr>
            <w:pStyle w:val="TF-TEXTO"/>
            <w:numPr>
              <w:numId w:val="23"/>
            </w:numPr>
            <w:ind w:left="1040" w:hanging="360"/>
          </w:pPr>
        </w:pPrChange>
      </w:pPr>
      <w:r>
        <w:t>i</w:t>
      </w:r>
      <w:r w:rsidR="00A67882" w:rsidRPr="00504F36">
        <w:t>mplementação da interface de usuário (UI) e gamificação:</w:t>
      </w:r>
      <w:r w:rsidR="00A67882">
        <w:t xml:space="preserve"> desenvolvimento de menus, caixas de diálogo, sistemas de repetição de fases e integração de instruções textuais e em áudio para guiar o usuário de forma autônoma;</w:t>
      </w:r>
    </w:p>
    <w:p w14:paraId="3B0AFFDC" w14:textId="315DFCB1" w:rsidR="002D51BC" w:rsidRDefault="003D56B0" w:rsidP="00582E35">
      <w:pPr>
        <w:pStyle w:val="TF-ALNEA"/>
        <w:numPr>
          <w:ilvl w:val="0"/>
          <w:numId w:val="23"/>
        </w:numPr>
        <w:tabs>
          <w:tab w:val="num" w:pos="1077"/>
        </w:tabs>
        <w:ind w:left="1077" w:hanging="397"/>
        <w:pPrChange w:id="101" w:author="Dalton Solano dos Reis" w:date="2026-05-07T10:23:00Z" w16du:dateUtc="2026-05-07T13:23:00Z">
          <w:pPr>
            <w:pStyle w:val="TF-TEXTO"/>
            <w:numPr>
              <w:numId w:val="23"/>
            </w:numPr>
            <w:ind w:left="1040" w:hanging="360"/>
          </w:pPr>
        </w:pPrChange>
      </w:pPr>
      <w:commentRangeStart w:id="102"/>
      <w:r>
        <w:t>t</w:t>
      </w:r>
      <w:r w:rsidR="00A67882" w:rsidRPr="00504F36">
        <w:t>estes de usabilidade e validação:</w:t>
      </w:r>
      <w:r w:rsidR="00A67882">
        <w:t xml:space="preserve"> etapa final focada na revisão sistêmica das mecânicas através de cenários de teste controlados, culminando na aplicação de uma pesquisa avaliativa estruturada (via formulário) para validar a eficácia do simulado</w:t>
      </w:r>
      <w:r w:rsidR="002D51BC">
        <w:t>r</w:t>
      </w:r>
      <w:commentRangeEnd w:id="102"/>
      <w:r w:rsidR="00CA759D">
        <w:rPr>
          <w:rStyle w:val="Refdecomentrio"/>
          <w:sz w:val="20"/>
          <w:szCs w:val="20"/>
        </w:rPr>
        <w:commentReference w:id="102"/>
      </w:r>
      <w:r w:rsidR="002D51BC">
        <w:t>.</w:t>
      </w:r>
    </w:p>
    <w:p w14:paraId="1023C079" w14:textId="72838826" w:rsidR="00A307C7" w:rsidRDefault="0037046F" w:rsidP="002D51BC">
      <w:pPr>
        <w:pStyle w:val="Ttulo1"/>
      </w:pPr>
      <w:commentRangeStart w:id="103"/>
      <w:commentRangeStart w:id="104"/>
      <w:commentRangeStart w:id="105"/>
      <w:commentRangeStart w:id="106"/>
      <w:r>
        <w:t xml:space="preserve">REVISÃO </w:t>
      </w:r>
      <w:commentRangeEnd w:id="103"/>
      <w:r w:rsidR="00CA759D">
        <w:rPr>
          <w:rStyle w:val="Refdecomentrio"/>
          <w:sz w:val="20"/>
          <w:szCs w:val="24"/>
        </w:rPr>
        <w:commentReference w:id="103"/>
      </w:r>
      <w:commentRangeEnd w:id="104"/>
      <w:r w:rsidR="00CA759D">
        <w:rPr>
          <w:rStyle w:val="Refdecomentrio"/>
          <w:sz w:val="20"/>
          <w:szCs w:val="24"/>
        </w:rPr>
        <w:commentReference w:id="104"/>
      </w:r>
      <w:commentRangeEnd w:id="105"/>
      <w:r w:rsidR="00CA759D">
        <w:rPr>
          <w:rStyle w:val="Refdecomentrio"/>
          <w:sz w:val="20"/>
          <w:szCs w:val="24"/>
        </w:rPr>
        <w:commentReference w:id="105"/>
      </w:r>
      <w:commentRangeEnd w:id="106"/>
      <w:r w:rsidR="00D54040">
        <w:rPr>
          <w:rStyle w:val="Refdecomentrio"/>
          <w:sz w:val="20"/>
          <w:szCs w:val="24"/>
        </w:rPr>
        <w:commentReference w:id="106"/>
      </w:r>
      <w:r>
        <w:t>BIBLIOGRÁFICA</w:t>
      </w:r>
    </w:p>
    <w:p w14:paraId="3DF107B5" w14:textId="27197B9A" w:rsidR="000023C5" w:rsidRDefault="000023C5" w:rsidP="000023C5">
      <w:pPr>
        <w:pStyle w:val="TF-TEXTO"/>
      </w:pPr>
      <w:del w:id="107" w:author="Dalton Solano dos Reis" w:date="2026-05-07T10:30:00Z" w16du:dateUtc="2026-05-07T13:30:00Z">
        <w:r w:rsidRPr="000023C5" w:rsidDel="00CA759D">
          <w:delText>Este capítulo</w:delText>
        </w:r>
      </w:del>
      <w:ins w:id="108" w:author="Dalton Solano dos Reis" w:date="2026-05-07T10:30:00Z" w16du:dateUtc="2026-05-07T13:30:00Z">
        <w:r w:rsidR="00CA759D">
          <w:t>Esta seção</w:t>
        </w:r>
      </w:ins>
      <w:r w:rsidRPr="000023C5">
        <w:t xml:space="preserve"> apresenta os fundamentos teóricos que sustentam o desenvolvimento do </w:t>
      </w:r>
      <w:commentRangeStart w:id="109"/>
      <w:r w:rsidRPr="000023C5">
        <w:t xml:space="preserve">simulador </w:t>
      </w:r>
      <w:commentRangeEnd w:id="109"/>
      <w:r w:rsidR="00CA759D" w:rsidRPr="000023C5">
        <w:rPr>
          <w:rStyle w:val="Refdecomentrio"/>
          <w:sz w:val="20"/>
          <w:szCs w:val="20"/>
        </w:rPr>
        <w:commentReference w:id="109"/>
      </w:r>
      <w:r w:rsidRPr="000023C5">
        <w:t xml:space="preserve">imersivo para condutores com deficiência motora. </w:t>
      </w:r>
      <w:commentRangeStart w:id="110"/>
      <w:commentRangeStart w:id="111"/>
      <w:r w:rsidRPr="000023C5">
        <w:t>A revisão está organizada em tópicos que abordam o conceito de jogos sérios, o papel da realidade virtual no treinamento e a importância das tecnologias assistivas para a mobilidade urbana</w:t>
      </w:r>
      <w:commentRangeEnd w:id="110"/>
      <w:r w:rsidR="00D54040" w:rsidRPr="000023C5">
        <w:rPr>
          <w:rStyle w:val="Refdecomentrio"/>
          <w:sz w:val="20"/>
          <w:szCs w:val="20"/>
        </w:rPr>
        <w:commentReference w:id="110"/>
      </w:r>
      <w:commentRangeEnd w:id="111"/>
      <w:r w:rsidR="00D54040" w:rsidRPr="000023C5">
        <w:rPr>
          <w:rStyle w:val="Refdecomentrio"/>
          <w:sz w:val="20"/>
          <w:szCs w:val="20"/>
        </w:rPr>
        <w:commentReference w:id="111"/>
      </w:r>
      <w:r w:rsidRPr="000023C5">
        <w:t>.</w:t>
      </w:r>
    </w:p>
    <w:p w14:paraId="0214424C" w14:textId="0A62E3AC" w:rsidR="00DC6B27" w:rsidRPr="00DC6B27" w:rsidRDefault="00DC6B27" w:rsidP="00DC6B27">
      <w:pPr>
        <w:pStyle w:val="TF-TEXTO"/>
      </w:pPr>
      <w:r w:rsidRPr="00DC6B27">
        <w:t>O conceito de jogos sérios (</w:t>
      </w:r>
      <w:r w:rsidRPr="00DC6B27">
        <w:rPr>
          <w:i/>
          <w:iCs/>
        </w:rPr>
        <w:t>serious games</w:t>
      </w:r>
      <w:r w:rsidRPr="00DC6B27">
        <w:t>) refere-se a aplicações desenvolvidas com propósitos que transcendem o entretenimento puro, sendo amplamente utilizados em contextos educacionais e de treinamento profissional</w:t>
      </w:r>
      <w:r w:rsidR="00C943B5">
        <w:t xml:space="preserve">. Segundo </w:t>
      </w:r>
      <w:commentRangeStart w:id="112"/>
      <w:r w:rsidR="00C943B5">
        <w:t>Zyda (2005),</w:t>
      </w:r>
      <w:r w:rsidR="00C943B5" w:rsidRPr="00DC6B27">
        <w:t xml:space="preserve"> </w:t>
      </w:r>
      <w:commentRangeEnd w:id="112"/>
      <w:r w:rsidR="00D54040">
        <w:rPr>
          <w:rStyle w:val="Refdecomentrio"/>
          <w:sz w:val="20"/>
          <w:szCs w:val="20"/>
        </w:rPr>
        <w:commentReference w:id="112"/>
      </w:r>
      <w:r w:rsidR="00C943B5">
        <w:t>os jogos sérios combinam a estrutura lúdica dos videogames com a pedagogia, instruindo e transferindo habilidades para o mundo real de forma estruturada.</w:t>
      </w:r>
      <w:r w:rsidRPr="00DC6B27">
        <w:t xml:space="preserve"> </w:t>
      </w:r>
      <w:r w:rsidR="00C943B5">
        <w:t>N</w:t>
      </w:r>
      <w:r w:rsidRPr="00DC6B27">
        <w:t>o âmbito da condução veicular, esses sistemas permitem a simulação de cenários complexos de trânsito em um ambiente controlado, possibilitando que o usuário desenvolva competências técnicas e tomadas de decisão sem os riscos físicos associados ao treinamento real.</w:t>
      </w:r>
    </w:p>
    <w:p w14:paraId="7F93B894" w14:textId="1AA10401" w:rsidR="007B3EF7" w:rsidRDefault="00DC6B27" w:rsidP="007B3EF7">
      <w:pPr>
        <w:pStyle w:val="TF-TEXTO"/>
      </w:pPr>
      <w:r w:rsidRPr="00DC6B27">
        <w:t xml:space="preserve">A Realidade Virtual (VR) atua como a interface tecnológica que proporciona a imersão necessária </w:t>
      </w:r>
      <w:r w:rsidR="00A57111">
        <w:t xml:space="preserve">durante a </w:t>
      </w:r>
      <w:r w:rsidRPr="00DC6B27">
        <w:t>simulação. Através de dispositivos</w:t>
      </w:r>
      <w:r w:rsidR="00A57111">
        <w:t xml:space="preserve"> modernos</w:t>
      </w:r>
      <w:r w:rsidRPr="00DC6B27">
        <w:t xml:space="preserve"> como o </w:t>
      </w:r>
      <w:r w:rsidRPr="00DC6B27">
        <w:rPr>
          <w:i/>
          <w:iCs/>
        </w:rPr>
        <w:t>Meta Quest 2</w:t>
      </w:r>
      <w:r w:rsidRPr="00DC6B27">
        <w:t xml:space="preserve">, é possível criar uma sensação de presença, </w:t>
      </w:r>
      <w:r w:rsidR="00A57111">
        <w:t>fenômeno esse que faz com que o usuário perceba, e reaja dentro do ambiente virtual como se estivesse no ambiente real (</w:t>
      </w:r>
      <w:r w:rsidR="003D56B0">
        <w:t>Slater</w:t>
      </w:r>
      <w:r w:rsidR="00A57111">
        <w:t>, 2009)</w:t>
      </w:r>
      <w:r w:rsidRPr="00DC6B27">
        <w:t xml:space="preserve">. A </w:t>
      </w:r>
      <w:commentRangeStart w:id="113"/>
      <w:r w:rsidRPr="00DC6B27">
        <w:t>literatura</w:t>
      </w:r>
      <w:commentRangeEnd w:id="113"/>
      <w:r w:rsidR="00D54040" w:rsidRPr="00DC6B27">
        <w:rPr>
          <w:rStyle w:val="Refdecomentrio"/>
          <w:sz w:val="20"/>
          <w:szCs w:val="20"/>
        </w:rPr>
        <w:commentReference w:id="113"/>
      </w:r>
      <w:r w:rsidRPr="00DC6B27">
        <w:t xml:space="preserve"> indica que a imersão</w:t>
      </w:r>
      <w:r w:rsidR="00A57111">
        <w:t xml:space="preserve"> tátil e visual</w:t>
      </w:r>
      <w:r w:rsidRPr="00DC6B27">
        <w:t xml:space="preserve"> </w:t>
      </w:r>
      <w:r w:rsidR="00A57111">
        <w:t>são cruciais para o desenvolvimento, já que reduzem a carga mental e validam o aprendizado antes do usuário aplica a ferramenta no trânsito físico.</w:t>
      </w:r>
    </w:p>
    <w:p w14:paraId="4FF379FB" w14:textId="78AD059A" w:rsidR="000023C5" w:rsidRPr="000023C5" w:rsidRDefault="00DC6B27" w:rsidP="007B3EF7">
      <w:pPr>
        <w:pStyle w:val="TF-TEXTO"/>
      </w:pPr>
      <w:r w:rsidRPr="00DC6B27">
        <w:t>As tecnologias assistivas e as adaptações veiculares representam o núcleo da acessibilidade para condutores com deficiência motora.</w:t>
      </w:r>
      <w:r w:rsidR="00A57111">
        <w:t xml:space="preserve"> Bersch (2017) define a tecnologia assistiva como um arsenal de recursos e serviços interdisciplinares que objetivam promover a funcionalidade e a participação de pessoas com incapacidades, visando sua autonomia e inclusão social.</w:t>
      </w:r>
      <w:r w:rsidRPr="00DC6B27">
        <w:t xml:space="preserve"> Dispositivos como aceleradores manuais, comandos de seta adaptados e pomos giratórios são essenciais para compensar limitações físicas. </w:t>
      </w:r>
      <w:r w:rsidR="00A57111">
        <w:t xml:space="preserve">Compreender essas adaptações </w:t>
      </w:r>
      <w:r w:rsidR="00A57111">
        <w:lastRenderedPageBreak/>
        <w:t>metodológicas permite que o ambiente virtual busque replicar com o máximo de fidelidade as interações que o usuário encontrará em um veículo real, transformando a transição do virtual para o real muito mais efetiva e segura.</w:t>
      </w:r>
    </w:p>
    <w:p w14:paraId="43025457" w14:textId="5760DB96" w:rsidR="00BF627D" w:rsidRPr="00BF627D" w:rsidRDefault="00451B94" w:rsidP="00D674CB">
      <w:pPr>
        <w:pStyle w:val="Ttulo1"/>
      </w:pPr>
      <w:bookmarkStart w:id="114" w:name="_Toc351015602"/>
      <w:bookmarkEnd w:id="51"/>
      <w:bookmarkEnd w:id="52"/>
      <w:bookmarkEnd w:id="53"/>
      <w:bookmarkEnd w:id="54"/>
      <w:bookmarkEnd w:id="55"/>
      <w:bookmarkEnd w:id="56"/>
      <w:bookmarkEnd w:id="57"/>
      <w:commentRangeStart w:id="115"/>
      <w:commentRangeStart w:id="116"/>
      <w:r w:rsidRPr="00E50366">
        <w:t>Referências</w:t>
      </w:r>
      <w:bookmarkEnd w:id="114"/>
      <w:commentRangeEnd w:id="115"/>
      <w:r w:rsidR="00D54040" w:rsidRPr="00BF627D">
        <w:rPr>
          <w:rStyle w:val="Refdecomentrio"/>
          <w:sz w:val="20"/>
          <w:szCs w:val="24"/>
        </w:rPr>
        <w:commentReference w:id="115"/>
      </w:r>
      <w:commentRangeEnd w:id="116"/>
      <w:r w:rsidR="00D54040" w:rsidRPr="00BF627D">
        <w:rPr>
          <w:rStyle w:val="Refdecomentrio"/>
          <w:sz w:val="20"/>
          <w:szCs w:val="24"/>
        </w:rPr>
        <w:commentReference w:id="116"/>
      </w:r>
    </w:p>
    <w:p w14:paraId="4655CAAD" w14:textId="076BCF55" w:rsidR="00F654D4" w:rsidRPr="00A13585" w:rsidRDefault="00F654D4" w:rsidP="00F654D4">
      <w:pPr>
        <w:pStyle w:val="TF-refernciasITEM"/>
        <w:rPr>
          <w:lang w:val="en-US"/>
        </w:rPr>
      </w:pPr>
      <w:r w:rsidRPr="00A13585">
        <w:rPr>
          <w:lang w:val="en-US"/>
        </w:rPr>
        <w:t xml:space="preserve">COUTURE, Mélanie </w:t>
      </w:r>
      <w:r w:rsidRPr="00A13585">
        <w:rPr>
          <w:i/>
          <w:iCs/>
          <w:lang w:val="en-US"/>
        </w:rPr>
        <w:t>et al.</w:t>
      </w:r>
      <w:r w:rsidRPr="00A13585">
        <w:rPr>
          <w:lang w:val="en-US"/>
        </w:rPr>
        <w:t xml:space="preserve"> Advantages of training with an adaptive driving device on a driving simulator compared to training only on the road. Disability and Rehabilitation: Assistive Technology, [S.l.], v. 14, n. 3, p. 1-9, out. 2019.</w:t>
      </w:r>
    </w:p>
    <w:p w14:paraId="7D684C1C" w14:textId="6CE34614" w:rsidR="00F654D4" w:rsidRPr="00A13585" w:rsidRDefault="005A41E8" w:rsidP="00F654D4">
      <w:pPr>
        <w:pStyle w:val="TF-refernciasITEM"/>
        <w:rPr>
          <w:lang w:val="en-US"/>
        </w:rPr>
      </w:pPr>
      <w:r w:rsidRPr="00A13585">
        <w:rPr>
          <w:lang w:val="en-US"/>
        </w:rPr>
        <w:t>RICCI</w:t>
      </w:r>
      <w:r w:rsidR="003A1A7B" w:rsidRPr="00A13585">
        <w:rPr>
          <w:lang w:val="en-US"/>
        </w:rPr>
        <w:t>,</w:t>
      </w:r>
      <w:r w:rsidR="00431EF4" w:rsidRPr="00A13585">
        <w:rPr>
          <w:lang w:val="en-US"/>
        </w:rPr>
        <w:t xml:space="preserve"> S.</w:t>
      </w:r>
      <w:r w:rsidR="003A1A7B" w:rsidRPr="00A13585">
        <w:rPr>
          <w:lang w:val="en-US"/>
        </w:rPr>
        <w:t xml:space="preserve"> </w:t>
      </w:r>
      <w:r w:rsidR="003A1A7B" w:rsidRPr="00A13585">
        <w:rPr>
          <w:i/>
          <w:iCs/>
          <w:lang w:val="en-US"/>
        </w:rPr>
        <w:t xml:space="preserve">et al. </w:t>
      </w:r>
      <w:r w:rsidR="003A1A7B" w:rsidRPr="00A13585">
        <w:rPr>
          <w:lang w:val="en-US"/>
        </w:rPr>
        <w:t>ADRIS: The new open-source accessible driving simulator for training and evaluation of driving abilities. ScienceDirect, 2022.</w:t>
      </w:r>
    </w:p>
    <w:p w14:paraId="520270B0" w14:textId="77777777" w:rsidR="00431EF4" w:rsidRDefault="003A1A7B" w:rsidP="005C0086">
      <w:pPr>
        <w:pStyle w:val="TF-refernciasITEM"/>
      </w:pPr>
      <w:r w:rsidRPr="00A13585">
        <w:rPr>
          <w:lang w:val="en-US"/>
        </w:rPr>
        <w:t xml:space="preserve">GANDOLFI, Filippo </w:t>
      </w:r>
      <w:r w:rsidRPr="00A13585">
        <w:rPr>
          <w:i/>
          <w:iCs/>
          <w:lang w:val="en-US"/>
        </w:rPr>
        <w:t xml:space="preserve">et al. </w:t>
      </w:r>
      <w:r w:rsidRPr="00A13585">
        <w:rPr>
          <w:lang w:val="en-US"/>
        </w:rPr>
        <w:t xml:space="preserve">An Open-Source, Wheelchair Accessible and Immersive Driving Simulator for Training People with Spinal Cord Injury. In: TORRICELLI, D. et al. (Eds.). Converging Clinical and Engineering Research on Neurorehabilitation IV. </w:t>
      </w:r>
      <w:r w:rsidRPr="005C0086">
        <w:t>[S.l.]: Springer Nature Switzerland AG, 2022. p. 475-479.</w:t>
      </w:r>
    </w:p>
    <w:p w14:paraId="742FA57A" w14:textId="66046779" w:rsidR="005C0086" w:rsidRDefault="005C0086" w:rsidP="005C0086">
      <w:pPr>
        <w:pStyle w:val="TF-refernciasITEM"/>
      </w:pPr>
      <w:r w:rsidRPr="005C0086">
        <w:t xml:space="preserve">BERSCH, Rita. </w:t>
      </w:r>
      <w:r w:rsidRPr="00504F36">
        <w:t>Introdução à Tecnologia Assistiva</w:t>
      </w:r>
      <w:r w:rsidRPr="005C0086">
        <w:t>. Porto Alegre: CEDI - Centro Especializado em Desenvolvimento Infantil, 2017.</w:t>
      </w:r>
    </w:p>
    <w:p w14:paraId="4A1C37A2" w14:textId="77777777" w:rsidR="005C0086" w:rsidRDefault="005C0086" w:rsidP="005C0086">
      <w:pPr>
        <w:pStyle w:val="TF-refernciasITEM"/>
      </w:pPr>
      <w:r w:rsidRPr="00A13585">
        <w:rPr>
          <w:lang w:val="en-US"/>
        </w:rPr>
        <w:t xml:space="preserve">SLATER, Mel. How we experience immersive virtual environments: the concept of presence and its measurement. </w:t>
      </w:r>
      <w:r w:rsidRPr="005C0086">
        <w:t>Anuario de Psicología, Barcelona, v. 40, n. 2, p. 193-210, set. 2009.</w:t>
      </w:r>
    </w:p>
    <w:p w14:paraId="4ACD1FE7" w14:textId="77777777" w:rsidR="001B09B2" w:rsidRPr="00320BFA" w:rsidRDefault="005C0086" w:rsidP="001B09B2">
      <w:pPr>
        <w:pStyle w:val="TF-xAvalTTULO"/>
      </w:pPr>
      <w:commentRangeStart w:id="117"/>
      <w:r w:rsidRPr="005C0086">
        <w:t>ZYDA</w:t>
      </w:r>
      <w:commentRangeEnd w:id="117"/>
      <w:r w:rsidR="00D54040" w:rsidRPr="005C0086">
        <w:rPr>
          <w:rStyle w:val="Refdecomentrio"/>
          <w:sz w:val="22"/>
          <w:szCs w:val="20"/>
        </w:rPr>
        <w:commentReference w:id="117"/>
      </w:r>
      <w:r w:rsidRPr="005C0086">
        <w:t xml:space="preserve">, Michael. </w:t>
      </w:r>
      <w:r w:rsidRPr="00A13585">
        <w:rPr>
          <w:lang w:val="en-US"/>
        </w:rPr>
        <w:t xml:space="preserve">From visual simulation to virtual reality to games. </w:t>
      </w:r>
      <w:r w:rsidRPr="005C0086">
        <w:t>Computer, [S.l.], v. 38, n. 9, p. 25-32, set. 2005.</w:t>
      </w:r>
      <w:r w:rsidR="00A57111">
        <w:br w:type="page"/>
      </w:r>
      <w:bookmarkStart w:id="118" w:name="_Hlk228462730"/>
      <w:r w:rsidR="001B09B2" w:rsidRPr="00320BFA">
        <w:lastRenderedPageBreak/>
        <w:t>FORMULÁRIO  DE  avaliação</w:t>
      </w:r>
      <w:r w:rsidR="001B09B2">
        <w:t xml:space="preserve"> BCC </w:t>
      </w:r>
      <w:r w:rsidR="001B09B2" w:rsidRPr="00320BFA">
        <w:t xml:space="preserve">– PROFESSOR </w:t>
      </w:r>
      <w:r w:rsidR="001B09B2">
        <w:t>AVALIADOR – Pré-projeto</w:t>
      </w:r>
    </w:p>
    <w:p w14:paraId="3A4DBBBB" w14:textId="77777777" w:rsidR="001B09B2" w:rsidRDefault="001B09B2" w:rsidP="001B09B2">
      <w:pPr>
        <w:pStyle w:val="TF-xAvalLINHA"/>
      </w:pPr>
      <w:r>
        <w:t>Avaliador(a):</w:t>
      </w:r>
      <w:r>
        <w:tab/>
      </w:r>
    </w:p>
    <w:p w14:paraId="5327D477" w14:textId="77777777" w:rsidR="001B09B2" w:rsidRPr="00C767AD" w:rsidRDefault="001B09B2" w:rsidP="001B09B2">
      <w:pPr>
        <w:pStyle w:val="TF-xAvalLINHA"/>
        <w:tabs>
          <w:tab w:val="left" w:leader="underscore" w:pos="6237"/>
        </w:tabs>
        <w:rPr>
          <w:sz w:val="16"/>
          <w:szCs w:val="21"/>
        </w:rPr>
      </w:pPr>
      <w:r w:rsidRPr="00C767AD">
        <w:rPr>
          <w:sz w:val="16"/>
          <w:szCs w:val="21"/>
        </w:rPr>
        <w:t>Atenção: quando o avaliador marcar algum item como atende parcialmente ou não atende, deve obrigatoriamente indicar os motivos no texto, para que o aluno saiba o porquê da avaliação.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8"/>
        <w:gridCol w:w="6953"/>
        <w:gridCol w:w="433"/>
        <w:gridCol w:w="538"/>
        <w:gridCol w:w="480"/>
      </w:tblGrid>
      <w:tr w:rsidR="001B09B2" w:rsidRPr="00320BFA" w14:paraId="63FFA732" w14:textId="77777777" w:rsidTr="00CE3F2E">
        <w:trPr>
          <w:cantSplit/>
          <w:trHeight w:val="1071"/>
          <w:jc w:val="center"/>
        </w:trPr>
        <w:tc>
          <w:tcPr>
            <w:tcW w:w="419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A0EC9C6" w14:textId="77777777" w:rsidR="001B09B2" w:rsidRPr="00320BFA" w:rsidRDefault="001B09B2" w:rsidP="00CE3F2E">
            <w:pPr>
              <w:pStyle w:val="TF-xAvalITEMTABELA"/>
            </w:pPr>
            <w:r w:rsidRPr="00320BFA">
              <w:t>ASPECTOS   AVALIADOS</w:t>
            </w:r>
          </w:p>
        </w:tc>
        <w:tc>
          <w:tcPr>
            <w:tcW w:w="24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extDirection w:val="btLr"/>
            <w:hideMark/>
          </w:tcPr>
          <w:p w14:paraId="645F8406" w14:textId="77777777" w:rsidR="001B09B2" w:rsidRPr="00320BFA" w:rsidRDefault="001B09B2" w:rsidP="00CE3F2E">
            <w:pPr>
              <w:pStyle w:val="TF-xAvalITEMTABELA"/>
            </w:pPr>
            <w:r w:rsidRPr="00320BFA">
              <w:t>Atende</w:t>
            </w:r>
          </w:p>
        </w:tc>
        <w:tc>
          <w:tcPr>
            <w:tcW w:w="29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extDirection w:val="btLr"/>
            <w:hideMark/>
          </w:tcPr>
          <w:p w14:paraId="3F58C4E1" w14:textId="77777777" w:rsidR="001B09B2" w:rsidRPr="00320BFA" w:rsidRDefault="001B09B2" w:rsidP="00CE3F2E">
            <w:pPr>
              <w:pStyle w:val="TF-xAvalITEMTABELA"/>
            </w:pPr>
            <w:r w:rsidRPr="00320BFA">
              <w:t>atende parcialmente</w:t>
            </w:r>
          </w:p>
        </w:tc>
        <w:tc>
          <w:tcPr>
            <w:tcW w:w="26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extDirection w:val="btLr"/>
            <w:hideMark/>
          </w:tcPr>
          <w:p w14:paraId="4B85B864" w14:textId="77777777" w:rsidR="001B09B2" w:rsidRPr="00320BFA" w:rsidRDefault="001B09B2" w:rsidP="00CE3F2E">
            <w:pPr>
              <w:pStyle w:val="TF-xAvalITEMTABELA"/>
            </w:pPr>
            <w:r w:rsidRPr="00320BFA">
              <w:t>não atende</w:t>
            </w:r>
          </w:p>
        </w:tc>
      </w:tr>
      <w:tr w:rsidR="001B09B2" w:rsidRPr="00320BFA" w14:paraId="2876EA16" w14:textId="77777777" w:rsidTr="00CE3F2E">
        <w:trPr>
          <w:cantSplit/>
          <w:trHeight w:val="319"/>
          <w:jc w:val="center"/>
        </w:trPr>
        <w:tc>
          <w:tcPr>
            <w:tcW w:w="34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btLr"/>
            <w:tcFitText/>
            <w:vAlign w:val="center"/>
            <w:hideMark/>
          </w:tcPr>
          <w:p w14:paraId="61BE2552" w14:textId="77777777" w:rsidR="001B09B2" w:rsidRPr="0000224C" w:rsidRDefault="001B09B2" w:rsidP="00CE3F2E">
            <w:pPr>
              <w:pStyle w:val="TF-xAvalITEMTABELA"/>
            </w:pPr>
            <w:r w:rsidRPr="00DE5443">
              <w:t>ASPECTOS TÉCNICOS</w:t>
            </w:r>
          </w:p>
        </w:tc>
        <w:tc>
          <w:tcPr>
            <w:tcW w:w="384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A93CE" w14:textId="77777777" w:rsidR="001B09B2" w:rsidRPr="00320BFA" w:rsidRDefault="001B09B2" w:rsidP="00CE3F2E">
            <w:pPr>
              <w:pStyle w:val="TF-xAvalITEM"/>
              <w:numPr>
                <w:ilvl w:val="0"/>
                <w:numId w:val="13"/>
              </w:numPr>
            </w:pPr>
            <w:r w:rsidRPr="00320BFA">
              <w:t>INTRODUÇÃO</w:t>
            </w:r>
          </w:p>
          <w:p w14:paraId="68F51795" w14:textId="77777777" w:rsidR="001B09B2" w:rsidRPr="00320BFA" w:rsidRDefault="001B09B2" w:rsidP="00CE3F2E">
            <w:pPr>
              <w:pStyle w:val="TF-xAvalITEMDETALHE"/>
            </w:pPr>
            <w:r w:rsidRPr="00320BFA">
              <w:t>O tema de pesquisa está devidamente contextualizado/delimitado?</w:t>
            </w:r>
          </w:p>
        </w:tc>
        <w:tc>
          <w:tcPr>
            <w:tcW w:w="241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8F7D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7884" w14:textId="6DF11FC5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26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71B2C15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1B09B2" w:rsidRPr="00320BFA" w14:paraId="77E28D2B" w14:textId="77777777" w:rsidTr="00CE3F2E">
        <w:trPr>
          <w:cantSplit/>
          <w:trHeight w:val="245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4FF1A44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9F75" w14:textId="77777777" w:rsidR="001B09B2" w:rsidRPr="00320BFA" w:rsidRDefault="001B09B2" w:rsidP="00CE3F2E">
            <w:pPr>
              <w:pStyle w:val="TF-xAvalITEMDETALHE"/>
            </w:pPr>
            <w:r w:rsidRPr="00320BFA">
              <w:t>O problema está claramente formulado?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35F9" w14:textId="7A79523C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9601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95B8AA3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1B09B2" w:rsidRPr="00320BFA" w14:paraId="2671B27E" w14:textId="77777777" w:rsidTr="00CE3F2E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94E916C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BE2A" w14:textId="77777777" w:rsidR="001B09B2" w:rsidRPr="00320BFA" w:rsidRDefault="001B09B2" w:rsidP="00CE3F2E">
            <w:pPr>
              <w:pStyle w:val="TF-xAvalITEM"/>
              <w:numPr>
                <w:ilvl w:val="0"/>
                <w:numId w:val="12"/>
              </w:numPr>
            </w:pPr>
            <w:r w:rsidRPr="00320BFA">
              <w:t>OBJETIVOS</w:t>
            </w:r>
          </w:p>
          <w:p w14:paraId="03E53A9C" w14:textId="77777777" w:rsidR="001B09B2" w:rsidRPr="00320BFA" w:rsidRDefault="001B09B2" w:rsidP="00CE3F2E">
            <w:pPr>
              <w:pStyle w:val="TF-xAvalITEMDETALHE"/>
            </w:pPr>
            <w:r w:rsidRPr="00320BFA">
              <w:t>O objetivo principal está claramente definido e é passível de ser alcançado?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34FD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77DE" w14:textId="35CB56B6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FA2750F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1B09B2" w:rsidRPr="00320BFA" w14:paraId="25E7AB70" w14:textId="77777777" w:rsidTr="00CE3F2E">
        <w:trPr>
          <w:cantSplit/>
          <w:trHeight w:val="130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2D950C8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EDAA" w14:textId="77777777" w:rsidR="001B09B2" w:rsidRPr="00320BFA" w:rsidRDefault="001B09B2" w:rsidP="00CE3F2E">
            <w:pPr>
              <w:pStyle w:val="TF-xAvalITEMDETALHE"/>
            </w:pPr>
            <w:r w:rsidRPr="00320BFA">
              <w:t xml:space="preserve">Os objetivos específicos são coerentes com o objetivo principal? 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6408B" w14:textId="35B30EF6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C74B" w14:textId="06A4F234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commentRangeStart w:id="119"/>
            <w:r>
              <w:rPr>
                <w:sz w:val="18"/>
              </w:rPr>
              <w:t>X</w:t>
            </w:r>
            <w:commentRangeEnd w:id="119"/>
            <w:r w:rsidRPr="00320BFA">
              <w:rPr>
                <w:rStyle w:val="Refdecomentrio"/>
                <w:sz w:val="18"/>
                <w:szCs w:val="24"/>
              </w:rPr>
              <w:commentReference w:id="119"/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3288E4A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1B09B2" w:rsidRPr="00320BFA" w14:paraId="004B97AB" w14:textId="77777777" w:rsidTr="00CE3F2E">
        <w:trPr>
          <w:cantSplit/>
          <w:trHeight w:val="413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3A8B982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1978E" w14:textId="77777777" w:rsidR="001B09B2" w:rsidRPr="00EE20C1" w:rsidRDefault="001B09B2" w:rsidP="00CE3F2E">
            <w:pPr>
              <w:pStyle w:val="TF-xAvalITEM"/>
              <w:numPr>
                <w:ilvl w:val="0"/>
                <w:numId w:val="12"/>
              </w:numPr>
            </w:pPr>
            <w:r w:rsidRPr="005D05A5">
              <w:t>REVISÃO SISTEMÁTICA</w:t>
            </w:r>
          </w:p>
          <w:p w14:paraId="7B7FE891" w14:textId="77777777" w:rsidR="001B09B2" w:rsidRPr="00320BFA" w:rsidRDefault="001B09B2" w:rsidP="00CE3F2E">
            <w:pPr>
              <w:pStyle w:val="TF-xAvalITEMDETALHE"/>
            </w:pPr>
            <w:r>
              <w:t>É apresentado o quadro de síntese dos trabalhos correlatos selecionados, e sua descrição no texto?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F58A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9A82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CBD2BF0" w14:textId="7531F416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</w:tr>
      <w:tr w:rsidR="001B09B2" w:rsidRPr="00320BFA" w14:paraId="5E386226" w14:textId="77777777" w:rsidTr="00CE3F2E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F0629CD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E7D88" w14:textId="77777777" w:rsidR="001B09B2" w:rsidRPr="00EE20C1" w:rsidRDefault="001B09B2" w:rsidP="00CE3F2E">
            <w:pPr>
              <w:pStyle w:val="TF-xAvalITEM"/>
              <w:numPr>
                <w:ilvl w:val="0"/>
                <w:numId w:val="12"/>
              </w:numPr>
            </w:pPr>
            <w:r w:rsidRPr="005D05A5">
              <w:t>SÍNTESE DOS TRABALHOS CORRELATOS</w:t>
            </w:r>
          </w:p>
          <w:p w14:paraId="41A2AD63" w14:textId="77777777" w:rsidR="001B09B2" w:rsidRPr="00320BFA" w:rsidRDefault="001B09B2" w:rsidP="00CE3F2E">
            <w:pPr>
              <w:pStyle w:val="TF-xAvalITEMDETALHE"/>
            </w:pPr>
            <w:r>
              <w:t>São apresentados os três trabalhos correlatos?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286C9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7C00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F6E192" w14:textId="154D351F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</w:tr>
      <w:tr w:rsidR="001B09B2" w:rsidRPr="00320BFA" w14:paraId="79E72E91" w14:textId="77777777" w:rsidTr="00CE3F2E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41A29EA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6D53D" w14:textId="77777777" w:rsidR="001B09B2" w:rsidRPr="00EE20C1" w:rsidRDefault="001B09B2" w:rsidP="00CE3F2E">
            <w:pPr>
              <w:pStyle w:val="TF-xAvalITEM"/>
              <w:numPr>
                <w:ilvl w:val="0"/>
                <w:numId w:val="12"/>
              </w:numPr>
            </w:pPr>
            <w:r w:rsidRPr="005D05A5">
              <w:t>SÍNTESE DOS TRABALHOS CORRELATOS</w:t>
            </w:r>
          </w:p>
          <w:p w14:paraId="68EF8031" w14:textId="77777777" w:rsidR="001B09B2" w:rsidRPr="00320BFA" w:rsidRDefault="001B09B2" w:rsidP="00CE3F2E">
            <w:pPr>
              <w:pStyle w:val="TF-xAvalITEMDETALHE"/>
            </w:pPr>
            <w:r>
              <w:t>Foi discutido cada trabalho correlato apresentando pontos fortes e fracos?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BB88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212E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ADB435" w14:textId="57D8264D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</w:tr>
      <w:tr w:rsidR="001B09B2" w:rsidRPr="00320BFA" w14:paraId="5067FAD2" w14:textId="77777777" w:rsidTr="00CE3F2E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4F25E4C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598F" w14:textId="77777777" w:rsidR="001B09B2" w:rsidRPr="00320BFA" w:rsidRDefault="001B09B2" w:rsidP="00CE3F2E">
            <w:pPr>
              <w:pStyle w:val="TF-xAvalITEM"/>
              <w:numPr>
                <w:ilvl w:val="0"/>
                <w:numId w:val="12"/>
              </w:numPr>
            </w:pPr>
            <w:r w:rsidRPr="00320BFA">
              <w:t>JUSTIFICATIVA</w:t>
            </w:r>
          </w:p>
          <w:p w14:paraId="2E309586" w14:textId="77777777" w:rsidR="001B09B2" w:rsidRPr="00320BFA" w:rsidRDefault="001B09B2" w:rsidP="00CE3F2E">
            <w:pPr>
              <w:pStyle w:val="TF-xAvalITEM"/>
              <w:numPr>
                <w:ilvl w:val="0"/>
                <w:numId w:val="0"/>
              </w:numPr>
              <w:ind w:left="360"/>
            </w:pPr>
            <w:r w:rsidRPr="00320BFA">
              <w:t xml:space="preserve">Foi apresentado e discutido um quadro </w:t>
            </w:r>
            <w:r>
              <w:t>comparativo dos trabalhos correlatos</w:t>
            </w:r>
            <w:r w:rsidRPr="00320BFA">
              <w:t xml:space="preserve"> e suas principais funcionalidades com a proposta apresentada?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4EF9A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AA15" w14:textId="0AAA60D4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A31B7E1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1B09B2" w:rsidRPr="00320BFA" w14:paraId="052BE7DC" w14:textId="77777777" w:rsidTr="00CE3F2E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00E1A17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A8FD" w14:textId="77777777" w:rsidR="001B09B2" w:rsidRPr="00320BFA" w:rsidRDefault="001B09B2" w:rsidP="00CE3F2E">
            <w:pPr>
              <w:pStyle w:val="TF-xAvalITEMDETALHE"/>
            </w:pPr>
            <w:r w:rsidRPr="00320BFA">
              <w:t xml:space="preserve">São apresentados argumentos científicos, técnicos ou metodológicos que justificam a proposta? 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DA6F" w14:textId="3E9E4176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BD26" w14:textId="148024E4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0DB3924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1B09B2" w:rsidRPr="00320BFA" w14:paraId="178DFF9D" w14:textId="77777777" w:rsidTr="00CE3F2E">
        <w:trPr>
          <w:cantSplit/>
          <w:trHeight w:val="447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06A84DE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F6FE" w14:textId="77777777" w:rsidR="001B09B2" w:rsidRPr="00320BFA" w:rsidRDefault="001B09B2" w:rsidP="00CE3F2E">
            <w:pPr>
              <w:pStyle w:val="TF-xAvalITEMDETALHE"/>
            </w:pPr>
            <w:r w:rsidRPr="00320BFA">
              <w:t>São apresentadas as contribuições teóricas, práticas ou sociais que justificam a proposta?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B268C" w14:textId="0210B572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297A5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5081BC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1B09B2" w:rsidRPr="00320BFA" w14:paraId="29704B0F" w14:textId="77777777" w:rsidTr="00CE3F2E">
        <w:trPr>
          <w:cantSplit/>
          <w:trHeight w:val="249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D93D63E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E8CE" w14:textId="77777777" w:rsidR="001B09B2" w:rsidRPr="00320BFA" w:rsidRDefault="001B09B2" w:rsidP="00CE3F2E">
            <w:pPr>
              <w:pStyle w:val="TF-xAvalITEM"/>
              <w:numPr>
                <w:ilvl w:val="0"/>
                <w:numId w:val="12"/>
              </w:numPr>
            </w:pPr>
            <w:r w:rsidRPr="00320BFA">
              <w:t>METODOLOGIA</w:t>
            </w:r>
          </w:p>
          <w:p w14:paraId="64861055" w14:textId="77777777" w:rsidR="001B09B2" w:rsidRPr="00320BFA" w:rsidRDefault="001B09B2" w:rsidP="00CE3F2E">
            <w:pPr>
              <w:pStyle w:val="TF-xAvalITEMDETALHE"/>
            </w:pPr>
            <w:r w:rsidRPr="00320BFA">
              <w:t>Foram relacionadas todas as etapas necessárias para o desenvolvimento do TCC?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837F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40DB" w14:textId="65F0B1E4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36E15B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1B09B2" w:rsidRPr="00320BFA" w14:paraId="500896AA" w14:textId="77777777" w:rsidTr="00CE3F2E">
        <w:trPr>
          <w:cantSplit/>
          <w:trHeight w:val="249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3FC409C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7896D" w14:textId="77777777" w:rsidR="001B09B2" w:rsidRPr="00320BFA" w:rsidRDefault="001B09B2" w:rsidP="00CE3F2E">
            <w:pPr>
              <w:pStyle w:val="TF-xAvalITEM"/>
              <w:numPr>
                <w:ilvl w:val="0"/>
                <w:numId w:val="12"/>
              </w:numPr>
            </w:pPr>
            <w:r w:rsidRPr="00320BFA">
              <w:t>REVISÃO BIBLIOGRÁFICA</w:t>
            </w:r>
          </w:p>
          <w:p w14:paraId="466FCB87" w14:textId="77777777" w:rsidR="001B09B2" w:rsidRPr="00320BFA" w:rsidRDefault="001B09B2" w:rsidP="00CE3F2E">
            <w:pPr>
              <w:pStyle w:val="TF-xAvalITEMDETALHE"/>
            </w:pPr>
            <w:r w:rsidRPr="00320BFA">
              <w:t>Os assuntos apresentados são suficientes e têm relação com o tema do TCC?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C4F9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5083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E17313" w14:textId="4809B076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</w:tr>
      <w:tr w:rsidR="001B09B2" w:rsidRPr="00320BFA" w14:paraId="1FDD57A0" w14:textId="77777777" w:rsidTr="00CE3F2E">
        <w:trPr>
          <w:cantSplit/>
          <w:trHeight w:val="249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488CDC6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F4B12DA" w14:textId="77777777" w:rsidR="001B09B2" w:rsidRPr="00320BFA" w:rsidRDefault="001B09B2" w:rsidP="00CE3F2E">
            <w:pPr>
              <w:pStyle w:val="TF-xAvalITEMDETALHE"/>
            </w:pPr>
            <w:r w:rsidRPr="00320BFA">
              <w:t>As referências contemplam adequadamente os assuntos abordados (são indicadas obras atualizadas e as mais importantes da área)?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E1EFAA7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582C11E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377DAE" w14:textId="7EBFE360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</w:tr>
      <w:tr w:rsidR="001B09B2" w:rsidRPr="00320BFA" w14:paraId="086F6EDC" w14:textId="77777777" w:rsidTr="00CE3F2E">
        <w:trPr>
          <w:cantSplit/>
          <w:trHeight w:val="451"/>
          <w:jc w:val="center"/>
        </w:trPr>
        <w:tc>
          <w:tcPr>
            <w:tcW w:w="34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9775FAF" w14:textId="77777777" w:rsidR="001B09B2" w:rsidRPr="0000224C" w:rsidRDefault="001B09B2" w:rsidP="00CE3F2E">
            <w:pPr>
              <w:pStyle w:val="TF-xAvalITEMTABELA"/>
            </w:pPr>
            <w:r w:rsidRPr="0000224C">
              <w:t>ASPECTOS METODOLÓGICOS</w:t>
            </w:r>
          </w:p>
        </w:tc>
        <w:tc>
          <w:tcPr>
            <w:tcW w:w="384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E65C9" w14:textId="77777777" w:rsidR="001B09B2" w:rsidRPr="00320BFA" w:rsidRDefault="001B09B2" w:rsidP="00CE3F2E">
            <w:pPr>
              <w:pStyle w:val="TF-xAvalITEM"/>
              <w:numPr>
                <w:ilvl w:val="0"/>
                <w:numId w:val="12"/>
              </w:numPr>
            </w:pPr>
            <w:r w:rsidRPr="00320BFA">
              <w:t>LINGUAGEM USADA (redação)</w:t>
            </w:r>
          </w:p>
          <w:p w14:paraId="2EB3A61D" w14:textId="77777777" w:rsidR="001B09B2" w:rsidRPr="00320BFA" w:rsidRDefault="001B09B2" w:rsidP="00CE3F2E">
            <w:pPr>
              <w:pStyle w:val="TF-xAvalITEMDETALHE"/>
            </w:pPr>
            <w:r w:rsidRPr="00320BFA">
              <w:t>O texto completo é coerente e redigido corretamente em língua portuguesa, usando linguagem formal/científica?</w:t>
            </w:r>
          </w:p>
        </w:tc>
        <w:tc>
          <w:tcPr>
            <w:tcW w:w="241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750F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A814" w14:textId="5A998ACA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26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7CFC2C2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1B09B2" w:rsidRPr="00320BFA" w14:paraId="052867C5" w14:textId="77777777" w:rsidTr="00CE3F2E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5FCB45B" w14:textId="77777777" w:rsidR="001B09B2" w:rsidRPr="00320BFA" w:rsidRDefault="001B09B2" w:rsidP="00CE3F2E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A9FD702" w14:textId="77777777" w:rsidR="001B09B2" w:rsidRPr="00320BFA" w:rsidRDefault="001B09B2" w:rsidP="00CE3F2E">
            <w:pPr>
              <w:pStyle w:val="TF-xAvalITEMDETALHE"/>
            </w:pPr>
            <w:r w:rsidRPr="00320BFA">
              <w:t>A exposição do assunto é ordenada (as ideias estão bem encadeadas e a linguagem utilizada é clara)?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083A4D" w14:textId="5889F6D7" w:rsidR="001B09B2" w:rsidRPr="00320BFA" w:rsidRDefault="00151B40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3B155E4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538F554" w14:textId="77777777" w:rsidR="001B09B2" w:rsidRPr="00320BFA" w:rsidRDefault="001B09B2" w:rsidP="00CE3F2E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</w:tbl>
    <w:p w14:paraId="7A219248" w14:textId="77777777" w:rsidR="001B09B2" w:rsidRDefault="001B09B2" w:rsidP="001B09B2">
      <w:pPr>
        <w:pStyle w:val="TF-xAvalLINHA"/>
        <w:tabs>
          <w:tab w:val="left" w:leader="underscore" w:pos="6237"/>
        </w:tabs>
      </w:pPr>
    </w:p>
    <w:p w14:paraId="74F5CA51" w14:textId="77777777" w:rsidR="001B09B2" w:rsidRPr="0000224C" w:rsidRDefault="001B09B2" w:rsidP="001B09B2">
      <w:pPr>
        <w:pStyle w:val="Rodap"/>
        <w:rPr>
          <w:sz w:val="18"/>
        </w:rPr>
      </w:pPr>
      <w:r>
        <w:rPr>
          <w:sz w:val="18"/>
          <w:vertAlign w:val="superscript"/>
        </w:rPr>
        <w:t>*</w:t>
      </w:r>
      <w:r w:rsidRPr="0000224C">
        <w:rPr>
          <w:sz w:val="18"/>
        </w:rPr>
        <w:t xml:space="preserve"> Quando o avaliador marcar algum item como atende parcialmente ou não atende, deve obrigatoriamente indicar os motivos no texto, para que o aluno saiba o porquê da avaliação.</w:t>
      </w:r>
    </w:p>
    <w:bookmarkEnd w:id="118"/>
    <w:p w14:paraId="145F7080" w14:textId="77777777" w:rsidR="001B09B2" w:rsidRDefault="001B09B2" w:rsidP="001B09B2">
      <w:pPr>
        <w:pStyle w:val="TF-refernciasbibliogrficasTTULO"/>
        <w:jc w:val="left"/>
      </w:pPr>
    </w:p>
    <w:p w14:paraId="2E7AE4A8" w14:textId="2C6BA7B5" w:rsidR="00A57111" w:rsidRPr="00504F36" w:rsidRDefault="00A57111" w:rsidP="00504F36">
      <w:pPr>
        <w:pStyle w:val="TF-refernciasITEM"/>
      </w:pPr>
    </w:p>
    <w:sectPr w:rsidR="00A57111" w:rsidRPr="00504F36" w:rsidSect="001B09B2">
      <w:headerReference w:type="default" r:id="rId17"/>
      <w:footerReference w:type="default" r:id="rId18"/>
      <w:headerReference w:type="first" r:id="rId19"/>
      <w:pgSz w:w="11907" w:h="16840" w:code="9"/>
      <w:pgMar w:top="1701" w:right="1134" w:bottom="1134" w:left="1701" w:header="720" w:footer="720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Dalton Solano dos Reis" w:date="2026-05-07T09:03:00Z" w:initials="DR">
    <w:p w14:paraId="4DC7680F" w14:textId="77777777" w:rsidR="00A13585" w:rsidRDefault="00A13585" w:rsidP="00A13585">
      <w:r>
        <w:rPr>
          <w:rStyle w:val="Refdecomentrio"/>
        </w:rPr>
        <w:annotationRef/>
      </w:r>
      <w:r>
        <w:rPr>
          <w:sz w:val="20"/>
          <w:szCs w:val="20"/>
        </w:rPr>
        <w:t>Falta preencher Ano/Semestre.</w:t>
      </w:r>
    </w:p>
  </w:comment>
  <w:comment w:id="10" w:author="Dalton Solano dos Reis" w:date="2026-05-07T09:04:00Z" w:initials="DR">
    <w:p w14:paraId="4C12FBF9" w14:textId="77777777" w:rsidR="00A13585" w:rsidRDefault="00A13585" w:rsidP="00A13585">
      <w:r>
        <w:rPr>
          <w:rStyle w:val="Refdecomentrio"/>
        </w:rPr>
        <w:annotationRef/>
      </w:r>
      <w:r>
        <w:rPr>
          <w:sz w:val="20"/>
          <w:szCs w:val="20"/>
        </w:rPr>
        <w:t>Salvo engano, deveria ter numeração de páginas.</w:t>
      </w:r>
    </w:p>
    <w:p w14:paraId="19A50DC3" w14:textId="77777777" w:rsidR="00A13585" w:rsidRDefault="00A13585" w:rsidP="00A13585">
      <w:r>
        <w:rPr>
          <w:sz w:val="20"/>
          <w:szCs w:val="20"/>
        </w:rPr>
        <w:t>Ver modelo, consultar profa. de TCC1.</w:t>
      </w:r>
    </w:p>
  </w:comment>
  <w:comment w:id="11" w:author="Dalton Solano dos Reis" w:date="2026-05-07T09:05:00Z" w:initials="DR">
    <w:p w14:paraId="363AE8FA" w14:textId="77777777" w:rsidR="00A13585" w:rsidRDefault="00A13585" w:rsidP="00A13585">
      <w:r>
        <w:rPr>
          <w:rStyle w:val="Refdecomentrio"/>
        </w:rPr>
        <w:annotationRef/>
      </w:r>
      <w:r>
        <w:rPr>
          <w:sz w:val="20"/>
          <w:szCs w:val="20"/>
        </w:rPr>
        <w:t>Aparece da segunda página em diante uma nota de rodapé que é só do questionário.</w:t>
      </w:r>
    </w:p>
  </w:comment>
  <w:comment w:id="13" w:author="Dalton Solano dos Reis" w:date="2026-05-07T09:05:00Z" w:initials="DR">
    <w:p w14:paraId="4DA45E27" w14:textId="77777777" w:rsidR="00A13585" w:rsidRDefault="00A13585" w:rsidP="00A13585">
      <w:r>
        <w:rPr>
          <w:rStyle w:val="Refdecomentrio"/>
        </w:rPr>
        <w:annotationRef/>
      </w:r>
      <w:r>
        <w:rPr>
          <w:sz w:val="20"/>
          <w:szCs w:val="20"/>
        </w:rPr>
        <w:t>A versão que me foi entregue veio com anotações de revisão.</w:t>
      </w:r>
    </w:p>
    <w:p w14:paraId="2111AC0E" w14:textId="77777777" w:rsidR="00A13585" w:rsidRDefault="00A13585" w:rsidP="00A13585">
      <w:r>
        <w:rPr>
          <w:sz w:val="20"/>
          <w:szCs w:val="20"/>
        </w:rPr>
        <w:t>Não deveria ter ...</w:t>
      </w:r>
    </w:p>
  </w:comment>
  <w:comment w:id="12" w:author="Dalton Solano dos Reis" w:date="2026-05-07T09:47:00Z" w:initials="DR">
    <w:p w14:paraId="1DC70708" w14:textId="77777777" w:rsidR="004154CE" w:rsidRDefault="004154CE" w:rsidP="004154CE">
      <w:r>
        <w:rPr>
          <w:rStyle w:val="Refdecomentrio"/>
        </w:rPr>
        <w:annotationRef/>
      </w:r>
      <w:r>
        <w:rPr>
          <w:sz w:val="20"/>
          <w:szCs w:val="20"/>
        </w:rPr>
        <w:t>A seção está bem "resumida", mas OK.</w:t>
      </w:r>
    </w:p>
    <w:p w14:paraId="1A71BC34" w14:textId="77777777" w:rsidR="004154CE" w:rsidRDefault="004154CE" w:rsidP="004154CE">
      <w:r>
        <w:rPr>
          <w:sz w:val="20"/>
          <w:szCs w:val="20"/>
        </w:rPr>
        <w:t>O problema é o que o resto do texto está ainda mais RESUMIDO.</w:t>
      </w:r>
    </w:p>
  </w:comment>
  <w:comment w:id="28" w:author="Dalton Solano dos Reis" w:date="2026-05-07T09:08:00Z" w:initials="DR">
    <w:p w14:paraId="541F31A2" w14:textId="77777777" w:rsidR="00A13585" w:rsidRDefault="00A13585" w:rsidP="00A13585">
      <w:r>
        <w:rPr>
          <w:rStyle w:val="Refdecomentrio"/>
        </w:rPr>
        <w:annotationRef/>
      </w:r>
      <w:r>
        <w:rPr>
          <w:sz w:val="20"/>
          <w:szCs w:val="20"/>
        </w:rPr>
        <w:t>Acredito que os objetivos "a" e "b" sejam os mesmos.</w:t>
      </w:r>
    </w:p>
    <w:p w14:paraId="4BBFFDF3" w14:textId="77777777" w:rsidR="00A13585" w:rsidRDefault="00A13585" w:rsidP="00A13585">
      <w:r>
        <w:rPr>
          <w:sz w:val="20"/>
          <w:szCs w:val="20"/>
        </w:rPr>
        <w:t>Deixa um só ..</w:t>
      </w:r>
    </w:p>
    <w:p w14:paraId="13E709BD" w14:textId="77777777" w:rsidR="00A13585" w:rsidRDefault="00A13585" w:rsidP="00A13585">
      <w:r>
        <w:rPr>
          <w:sz w:val="20"/>
          <w:szCs w:val="20"/>
        </w:rPr>
        <w:t>a) disponibilizar adaptações veiculares físicas ...</w:t>
      </w:r>
    </w:p>
  </w:comment>
  <w:comment w:id="30" w:author="Dalton Solano dos Reis" w:date="2026-05-07T09:12:00Z" w:initials="DR">
    <w:p w14:paraId="24066F91" w14:textId="77777777" w:rsidR="00A46AD8" w:rsidRDefault="00A46AD8" w:rsidP="00A46AD8">
      <w:r>
        <w:rPr>
          <w:rStyle w:val="Refdecomentrio"/>
        </w:rPr>
        <w:annotationRef/>
      </w:r>
      <w:r>
        <w:rPr>
          <w:sz w:val="20"/>
          <w:szCs w:val="20"/>
        </w:rPr>
        <w:t>Ops, precisa melhorar FORTEMNTE essa seção.</w:t>
      </w:r>
    </w:p>
    <w:p w14:paraId="20D7077F" w14:textId="77777777" w:rsidR="00A46AD8" w:rsidRDefault="00A46AD8" w:rsidP="00A46AD8">
      <w:r>
        <w:rPr>
          <w:sz w:val="20"/>
          <w:szCs w:val="20"/>
        </w:rPr>
        <w:t>Descrever um trabalho correlato em um só parágrafo, ou se falta descrever mais detalhes, ou o trabalho não tem conteúdo para ser um correlato.</w:t>
      </w:r>
    </w:p>
  </w:comment>
  <w:comment w:id="31" w:author="Dalton Solano dos Reis" w:date="2026-05-07T09:15:00Z" w:initials="DR">
    <w:p w14:paraId="2374174D" w14:textId="77777777" w:rsidR="00A46AD8" w:rsidRDefault="00A46AD8" w:rsidP="00A46AD8">
      <w:r>
        <w:rPr>
          <w:rStyle w:val="Refdecomentrio"/>
        </w:rPr>
        <w:annotationRef/>
      </w:r>
      <w:r>
        <w:rPr>
          <w:sz w:val="20"/>
          <w:szCs w:val="20"/>
        </w:rPr>
        <w:t>Na descrição tem 3 trabalhos, aqui só apresenta 2 trabalhos.</w:t>
      </w:r>
    </w:p>
  </w:comment>
  <w:comment w:id="35" w:author="Dalton Solano dos Reis" w:date="2026-05-07T10:46:00Z" w:initials="DR">
    <w:p w14:paraId="61041E5C" w14:textId="77777777" w:rsidR="00D54040" w:rsidRDefault="00D54040" w:rsidP="00D54040">
      <w:r>
        <w:rPr>
          <w:rStyle w:val="Refdecomentrio"/>
        </w:rPr>
        <w:annotationRef/>
      </w:r>
      <w:r>
        <w:rPr>
          <w:sz w:val="20"/>
          <w:szCs w:val="20"/>
        </w:rPr>
        <w:t>Não tem referência.</w:t>
      </w:r>
    </w:p>
  </w:comment>
  <w:comment w:id="36" w:author="Dalton Solano dos Reis" w:date="2026-05-07T09:20:00Z" w:initials="DR">
    <w:p w14:paraId="61D61F87" w14:textId="77777777" w:rsidR="00A46AD8" w:rsidRDefault="00A46AD8" w:rsidP="00A46AD8">
      <w:r>
        <w:rPr>
          <w:rStyle w:val="Refdecomentrio"/>
        </w:rPr>
        <w:annotationRef/>
      </w:r>
      <w:r>
        <w:rPr>
          <w:sz w:val="20"/>
          <w:szCs w:val="20"/>
        </w:rPr>
        <w:t>Hum, precisa melhor (mais melhor mesmo) a descrição desse correlato. O que está descrito só tem o que o título já apresenta, uma figura sem explicar, e, os resultados descritos de uma forma muito subjetiva.</w:t>
      </w:r>
    </w:p>
  </w:comment>
  <w:comment w:id="39" w:author="Dalton Solano dos Reis" w:date="2026-05-07T09:17:00Z" w:initials="DR">
    <w:p w14:paraId="18AB2DE0" w14:textId="77777777" w:rsidR="00A46AD8" w:rsidRDefault="00A46AD8" w:rsidP="00A46AD8">
      <w:r>
        <w:rPr>
          <w:rStyle w:val="Refdecomentrio"/>
        </w:rPr>
        <w:annotationRef/>
      </w:r>
      <w:r>
        <w:rPr>
          <w:sz w:val="20"/>
          <w:szCs w:val="20"/>
        </w:rPr>
        <w:t>Descrever o que aparece na figura.</w:t>
      </w:r>
    </w:p>
    <w:p w14:paraId="692DAED8" w14:textId="77777777" w:rsidR="00A46AD8" w:rsidRDefault="00A46AD8" w:rsidP="00A46AD8">
      <w:r>
        <w:rPr>
          <w:sz w:val="20"/>
          <w:szCs w:val="20"/>
        </w:rPr>
        <w:t>A ilustrações não devem ser só citadas no texto. Devem ser descritas ...</w:t>
      </w:r>
    </w:p>
  </w:comment>
  <w:comment w:id="40" w:author="Dalton Solano dos Reis" w:date="2026-05-07T09:18:00Z" w:initials="DR">
    <w:p w14:paraId="58A940FC" w14:textId="77777777" w:rsidR="00A46AD8" w:rsidRDefault="00A46AD8" w:rsidP="00A46AD8">
      <w:r>
        <w:rPr>
          <w:rStyle w:val="Refdecomentrio"/>
        </w:rPr>
        <w:annotationRef/>
      </w:r>
      <w:r>
        <w:rPr>
          <w:sz w:val="20"/>
          <w:szCs w:val="20"/>
        </w:rPr>
        <w:t>Afirmações sem citação de referência.</w:t>
      </w:r>
    </w:p>
  </w:comment>
  <w:comment w:id="41" w:author="Dalton Solano dos Reis" w:date="2026-05-07T09:19:00Z" w:initials="DR">
    <w:p w14:paraId="47B2BC91" w14:textId="77777777" w:rsidR="00A46AD8" w:rsidRDefault="00A46AD8" w:rsidP="00A46AD8">
      <w:r>
        <w:rPr>
          <w:rStyle w:val="Refdecomentrio"/>
        </w:rPr>
        <w:annotationRef/>
      </w:r>
      <w:r>
        <w:rPr>
          <w:sz w:val="20"/>
          <w:szCs w:val="20"/>
        </w:rPr>
        <w:t>Uma nota de rodapé com o significado da palavra.</w:t>
      </w:r>
    </w:p>
  </w:comment>
  <w:comment w:id="42" w:author="Dalton Solano dos Reis" w:date="2026-05-07T09:37:00Z" w:initials="DR">
    <w:p w14:paraId="4CA6BB1B" w14:textId="77777777" w:rsidR="00130A6A" w:rsidRDefault="00130A6A" w:rsidP="00130A6A">
      <w:r>
        <w:rPr>
          <w:rStyle w:val="Refdecomentrio"/>
        </w:rPr>
        <w:annotationRef/>
      </w:r>
      <w:r>
        <w:rPr>
          <w:sz w:val="20"/>
          <w:szCs w:val="20"/>
        </w:rPr>
        <w:t>Mesmo comentário do trabalho anterior.</w:t>
      </w:r>
    </w:p>
  </w:comment>
  <w:comment w:id="43" w:author="Dalton Solano dos Reis" w:date="2026-05-07T09:38:00Z" w:initials="DR">
    <w:p w14:paraId="40AB38B1" w14:textId="77777777" w:rsidR="00130A6A" w:rsidRDefault="00130A6A" w:rsidP="00130A6A">
      <w:r>
        <w:rPr>
          <w:rStyle w:val="Refdecomentrio"/>
        </w:rPr>
        <w:annotationRef/>
      </w:r>
      <w:r>
        <w:rPr>
          <w:sz w:val="20"/>
          <w:szCs w:val="20"/>
        </w:rPr>
        <w:t>Por exemplo, na figura, o que é EMG?</w:t>
      </w:r>
    </w:p>
    <w:p w14:paraId="03AAAFFA" w14:textId="77777777" w:rsidR="00130A6A" w:rsidRDefault="00130A6A" w:rsidP="00130A6A">
      <w:r>
        <w:rPr>
          <w:sz w:val="20"/>
          <w:szCs w:val="20"/>
        </w:rPr>
        <w:t>O que são os sensores do braço do "motorista/usuário"?</w:t>
      </w:r>
    </w:p>
    <w:p w14:paraId="4A0286D4" w14:textId="77777777" w:rsidR="00130A6A" w:rsidRDefault="00130A6A" w:rsidP="00130A6A">
      <w:r>
        <w:rPr>
          <w:sz w:val="20"/>
          <w:szCs w:val="20"/>
        </w:rPr>
        <w:t>Etc. ...</w:t>
      </w:r>
    </w:p>
  </w:comment>
  <w:comment w:id="44" w:author="Dalton Solano dos Reis" w:date="2026-05-07T09:39:00Z" w:initials="DR">
    <w:p w14:paraId="2B2A17D7" w14:textId="77777777" w:rsidR="00130A6A" w:rsidRDefault="00130A6A" w:rsidP="00130A6A">
      <w:r>
        <w:rPr>
          <w:rStyle w:val="Refdecomentrio"/>
        </w:rPr>
        <w:annotationRef/>
      </w:r>
      <w:r>
        <w:rPr>
          <w:sz w:val="20"/>
          <w:szCs w:val="20"/>
        </w:rPr>
        <w:t>Fui buscar no ChatGPT ...</w:t>
      </w:r>
    </w:p>
    <w:p w14:paraId="08E1665B" w14:textId="77777777" w:rsidR="00130A6A" w:rsidRDefault="00130A6A" w:rsidP="00130A6A">
      <w:r>
        <w:rPr>
          <w:sz w:val="20"/>
          <w:szCs w:val="20"/>
        </w:rPr>
        <w:t xml:space="preserve">Na imagem, </w:t>
      </w:r>
      <w:r>
        <w:rPr>
          <w:b/>
          <w:bCs/>
          <w:sz w:val="20"/>
          <w:szCs w:val="20"/>
        </w:rPr>
        <w:t>EMG</w:t>
      </w:r>
      <w:r>
        <w:rPr>
          <w:sz w:val="20"/>
          <w:szCs w:val="20"/>
        </w:rPr>
        <w:t xml:space="preserve"> significa </w:t>
      </w:r>
      <w:r>
        <w:rPr>
          <w:b/>
          <w:bCs/>
          <w:sz w:val="20"/>
          <w:szCs w:val="20"/>
        </w:rPr>
        <w:t>Electromyography</w:t>
      </w:r>
      <w:r>
        <w:rPr>
          <w:sz w:val="20"/>
          <w:szCs w:val="20"/>
        </w:rPr>
        <w:t xml:space="preserve"> (</w:t>
      </w:r>
      <w:r>
        <w:rPr>
          <w:i/>
          <w:iCs/>
          <w:sz w:val="20"/>
          <w:szCs w:val="20"/>
        </w:rPr>
        <w:t>Eletromiografia</w:t>
      </w:r>
      <w:r>
        <w:rPr>
          <w:sz w:val="20"/>
          <w:szCs w:val="20"/>
        </w:rPr>
        <w:t>).</w:t>
      </w:r>
    </w:p>
    <w:p w14:paraId="4A205CF7" w14:textId="77777777" w:rsidR="00130A6A" w:rsidRDefault="00130A6A" w:rsidP="00130A6A"/>
    <w:p w14:paraId="569B5A81" w14:textId="77777777" w:rsidR="00130A6A" w:rsidRDefault="00130A6A" w:rsidP="00130A6A">
      <w:r>
        <w:rPr>
          <w:sz w:val="20"/>
          <w:szCs w:val="20"/>
        </w:rPr>
        <w:t>É uma técnica usada para medir a atividade elétrica produzida pelos músculos.</w:t>
      </w:r>
    </w:p>
    <w:p w14:paraId="20EBDA7C" w14:textId="77777777" w:rsidR="00130A6A" w:rsidRDefault="00130A6A" w:rsidP="00130A6A">
      <w:r>
        <w:rPr>
          <w:sz w:val="20"/>
          <w:szCs w:val="20"/>
        </w:rPr>
        <w:t>Normalmente utiliza sensores/eletrodos colocados na pele ou inseridos no músculo para captar sinais musculares.</w:t>
      </w:r>
    </w:p>
    <w:p w14:paraId="132995CD" w14:textId="77777777" w:rsidR="00130A6A" w:rsidRDefault="00130A6A" w:rsidP="00130A6A"/>
    <w:p w14:paraId="3D648947" w14:textId="77777777" w:rsidR="00130A6A" w:rsidRDefault="00130A6A" w:rsidP="00130A6A">
      <w:r>
        <w:rPr>
          <w:sz w:val="20"/>
          <w:szCs w:val="20"/>
        </w:rPr>
        <w:t>Na computação, realidade virtual e interfaces humano-computador, o EMG pode ser usado para:</w:t>
      </w:r>
    </w:p>
    <w:p w14:paraId="54F33E49" w14:textId="77777777" w:rsidR="00130A6A" w:rsidRDefault="00130A6A" w:rsidP="00130A6A"/>
    <w:p w14:paraId="12A95A07" w14:textId="77777777" w:rsidR="00130A6A" w:rsidRDefault="00130A6A" w:rsidP="00130A6A">
      <w:r>
        <w:rPr>
          <w:sz w:val="20"/>
          <w:szCs w:val="20"/>
        </w:rPr>
        <w:t>detectar movimentos musculares;</w:t>
      </w:r>
    </w:p>
    <w:p w14:paraId="05EF7A6A" w14:textId="77777777" w:rsidR="00130A6A" w:rsidRDefault="00130A6A" w:rsidP="00130A6A">
      <w:r>
        <w:rPr>
          <w:sz w:val="20"/>
          <w:szCs w:val="20"/>
        </w:rPr>
        <w:t>controlar dispositivos;</w:t>
      </w:r>
    </w:p>
    <w:p w14:paraId="4F37ED01" w14:textId="77777777" w:rsidR="00130A6A" w:rsidRDefault="00130A6A" w:rsidP="00130A6A">
      <w:r>
        <w:rPr>
          <w:sz w:val="20"/>
          <w:szCs w:val="20"/>
        </w:rPr>
        <w:t>interpretar gestos;</w:t>
      </w:r>
    </w:p>
    <w:p w14:paraId="2F8C178E" w14:textId="77777777" w:rsidR="00130A6A" w:rsidRDefault="00130A6A" w:rsidP="00130A6A">
      <w:r>
        <w:rPr>
          <w:sz w:val="20"/>
          <w:szCs w:val="20"/>
        </w:rPr>
        <w:t>auxiliar em reabilitação;</w:t>
      </w:r>
    </w:p>
    <w:p w14:paraId="2C707469" w14:textId="77777777" w:rsidR="00130A6A" w:rsidRDefault="00130A6A" w:rsidP="00130A6A">
      <w:r>
        <w:rPr>
          <w:sz w:val="20"/>
          <w:szCs w:val="20"/>
        </w:rPr>
        <w:t>criar interfaces de controle sem teclado ou mouse.</w:t>
      </w:r>
    </w:p>
    <w:p w14:paraId="712EA11B" w14:textId="77777777" w:rsidR="00130A6A" w:rsidRDefault="00130A6A" w:rsidP="00130A6A"/>
    <w:p w14:paraId="24E77528" w14:textId="77777777" w:rsidR="00130A6A" w:rsidRDefault="00130A6A" w:rsidP="00130A6A">
      <w:r>
        <w:rPr>
          <w:sz w:val="20"/>
          <w:szCs w:val="20"/>
        </w:rPr>
        <w:t>No diagrama, o EMG parece estar conectado ao PC para enviar sinais musculares que podem ser usados para controlar ou interagir com:</w:t>
      </w:r>
    </w:p>
    <w:p w14:paraId="5E864C08" w14:textId="77777777" w:rsidR="00130A6A" w:rsidRDefault="00130A6A" w:rsidP="00130A6A"/>
    <w:p w14:paraId="611FBA34" w14:textId="77777777" w:rsidR="00130A6A" w:rsidRDefault="00130A6A" w:rsidP="00130A6A">
      <w:r>
        <w:rPr>
          <w:sz w:val="20"/>
          <w:szCs w:val="20"/>
        </w:rPr>
        <w:t>dispositivos de visualização (VR/AR);</w:t>
      </w:r>
    </w:p>
    <w:p w14:paraId="19373AEE" w14:textId="77777777" w:rsidR="00130A6A" w:rsidRDefault="00130A6A" w:rsidP="00130A6A">
      <w:r>
        <w:rPr>
          <w:sz w:val="20"/>
          <w:szCs w:val="20"/>
        </w:rPr>
        <w:t>simuladores;</w:t>
      </w:r>
    </w:p>
    <w:p w14:paraId="680D9652" w14:textId="77777777" w:rsidR="00130A6A" w:rsidRDefault="00130A6A" w:rsidP="00130A6A">
      <w:r>
        <w:rPr>
          <w:sz w:val="20"/>
          <w:szCs w:val="20"/>
        </w:rPr>
        <w:t>controles de direção (</w:t>
      </w:r>
      <w:r>
        <w:rPr>
          <w:i/>
          <w:iCs/>
          <w:sz w:val="20"/>
          <w:szCs w:val="20"/>
        </w:rPr>
        <w:t>Driving Controllers</w:t>
      </w:r>
      <w:r>
        <w:rPr>
          <w:sz w:val="20"/>
          <w:szCs w:val="20"/>
        </w:rPr>
        <w:t>).</w:t>
      </w:r>
    </w:p>
  </w:comment>
  <w:comment w:id="45" w:author="Dalton Solano dos Reis" w:date="2026-05-07T09:40:00Z" w:initials="DR">
    <w:p w14:paraId="58EF81CD" w14:textId="77777777" w:rsidR="00130A6A" w:rsidRDefault="00130A6A" w:rsidP="00130A6A">
      <w:r>
        <w:rPr>
          <w:rStyle w:val="Refdecomentrio"/>
        </w:rPr>
        <w:annotationRef/>
      </w:r>
      <w:r>
        <w:rPr>
          <w:sz w:val="20"/>
          <w:szCs w:val="20"/>
        </w:rPr>
        <w:t>Mas, o certo é trazer do material de referência.</w:t>
      </w:r>
    </w:p>
  </w:comment>
  <w:comment w:id="46" w:author="Dalton Solano dos Reis" w:date="2026-05-07T09:53:00Z" w:initials="DR">
    <w:p w14:paraId="4FE7EEAD" w14:textId="77777777" w:rsidR="004154CE" w:rsidRDefault="004154CE" w:rsidP="004154CE">
      <w:r>
        <w:rPr>
          <w:rStyle w:val="Refdecomentrio"/>
        </w:rPr>
        <w:annotationRef/>
      </w:r>
      <w:r>
        <w:rPr>
          <w:sz w:val="20"/>
          <w:szCs w:val="20"/>
        </w:rPr>
        <w:t>Exemplo de falta de conteúdo, é a segunda vez que menciona CARLA, mas até esse ponto do texto não traz mais detalhes do que o CARLA (CAR Learning to Act).</w:t>
      </w:r>
    </w:p>
    <w:p w14:paraId="0FBC3280" w14:textId="77777777" w:rsidR="004154CE" w:rsidRDefault="004154CE" w:rsidP="004154CE">
      <w:r>
        <w:rPr>
          <w:sz w:val="20"/>
          <w:szCs w:val="20"/>
        </w:rPr>
        <w:t>Poderias em um parágrafos na seção de Introdução comentar que já existem simuladores de direção. E, num segundo parágrafo falar do CARLA.</w:t>
      </w:r>
    </w:p>
    <w:p w14:paraId="7B707415" w14:textId="77777777" w:rsidR="004154CE" w:rsidRDefault="004154CE" w:rsidP="004154CE">
      <w:r>
        <w:rPr>
          <w:sz w:val="20"/>
          <w:szCs w:val="20"/>
        </w:rPr>
        <w:t>Assim quando chegar nos trabalhos correlatos o leitor já sabe o que o CARLA.</w:t>
      </w:r>
    </w:p>
  </w:comment>
  <w:comment w:id="47" w:author="Dalton Solano dos Reis" w:date="2026-05-07T09:43:00Z" w:initials="DR">
    <w:p w14:paraId="7BA58024" w14:textId="77777777" w:rsidR="00130A6A" w:rsidRDefault="00130A6A" w:rsidP="00130A6A">
      <w:r>
        <w:rPr>
          <w:rStyle w:val="Refdecomentrio"/>
        </w:rPr>
        <w:annotationRef/>
      </w:r>
      <w:r>
        <w:rPr>
          <w:sz w:val="20"/>
          <w:szCs w:val="20"/>
        </w:rPr>
        <w:t>De novo, só tem a parte subjetiva. Até podes deixar, mas o trabalho correlato pode trazer outras contribuições.</w:t>
      </w:r>
    </w:p>
    <w:p w14:paraId="1731E7C2" w14:textId="77777777" w:rsidR="00130A6A" w:rsidRDefault="00130A6A" w:rsidP="00130A6A">
      <w:r>
        <w:rPr>
          <w:sz w:val="20"/>
          <w:szCs w:val="20"/>
        </w:rPr>
        <w:t>Por exemplo, relacionados ao teu objetivo específico "f". Como os testes foram conduzidos?</w:t>
      </w:r>
    </w:p>
    <w:p w14:paraId="3B3672ED" w14:textId="77777777" w:rsidR="00130A6A" w:rsidRDefault="00130A6A" w:rsidP="00130A6A">
      <w:r>
        <w:rPr>
          <w:sz w:val="20"/>
          <w:szCs w:val="20"/>
        </w:rPr>
        <w:t>Isso serve para todos os correlatos.</w:t>
      </w:r>
    </w:p>
  </w:comment>
  <w:comment w:id="48" w:author="Dalton Solano dos Reis" w:date="2026-05-07T09:43:00Z" w:initials="DR">
    <w:p w14:paraId="7B94A576" w14:textId="77777777" w:rsidR="00130A6A" w:rsidRDefault="00130A6A" w:rsidP="00130A6A">
      <w:r>
        <w:rPr>
          <w:rStyle w:val="Refdecomentrio"/>
        </w:rPr>
        <w:annotationRef/>
      </w:r>
      <w:r>
        <w:rPr>
          <w:sz w:val="20"/>
          <w:szCs w:val="20"/>
        </w:rPr>
        <w:t>Ops, está realmente sofrível, só um parágrafo.</w:t>
      </w:r>
    </w:p>
  </w:comment>
  <w:comment w:id="49" w:author="Dalton Solano dos Reis" w:date="2026-05-07T09:54:00Z" w:initials="DR">
    <w:p w14:paraId="3A155381" w14:textId="77777777" w:rsidR="004154CE" w:rsidRDefault="004154CE" w:rsidP="004154CE">
      <w:r>
        <w:rPr>
          <w:rStyle w:val="Refdecomentrio"/>
        </w:rPr>
        <w:annotationRef/>
      </w:r>
      <w:r>
        <w:rPr>
          <w:sz w:val="20"/>
          <w:szCs w:val="20"/>
        </w:rPr>
        <w:t>E, ainda um parágrafo com afirmações sem citações para referências.</w:t>
      </w:r>
    </w:p>
  </w:comment>
  <w:comment w:id="50" w:author="Dalton Solano dos Reis" w:date="2026-05-07T09:46:00Z" w:initials="DR">
    <w:p w14:paraId="3D51AC6E" w14:textId="77777777" w:rsidR="004154CE" w:rsidRDefault="004154CE" w:rsidP="004154CE">
      <w:r>
        <w:rPr>
          <w:rStyle w:val="Refdecomentrio"/>
        </w:rPr>
        <w:annotationRef/>
      </w:r>
      <w:r>
        <w:rPr>
          <w:sz w:val="20"/>
          <w:szCs w:val="20"/>
        </w:rPr>
        <w:t>No artigo comenta qual foi o 4 eixo usado? E, como ele foi usado?</w:t>
      </w:r>
    </w:p>
  </w:comment>
  <w:comment w:id="58" w:author="Dalton Solano dos Reis" w:date="2026-05-07T09:54:00Z" w:initials="DR">
    <w:p w14:paraId="0EA24961" w14:textId="77777777" w:rsidR="004154CE" w:rsidRDefault="004154CE" w:rsidP="004154CE">
      <w:r>
        <w:rPr>
          <w:rStyle w:val="Refdecomentrio"/>
        </w:rPr>
        <w:annotationRef/>
      </w:r>
      <w:r>
        <w:rPr>
          <w:sz w:val="20"/>
          <w:szCs w:val="20"/>
        </w:rPr>
        <w:t>Como já defines no objetivo que é um simulador, deves apresentar que vais fazer um simulador.</w:t>
      </w:r>
    </w:p>
  </w:comment>
  <w:comment w:id="63" w:author="Dalton Solano dos Reis" w:date="2026-05-07T09:57:00Z" w:initials="DR">
    <w:p w14:paraId="063F27F2" w14:textId="77777777" w:rsidR="00741176" w:rsidRDefault="00741176" w:rsidP="00741176">
      <w:r>
        <w:rPr>
          <w:rStyle w:val="Refdecomentrio"/>
        </w:rPr>
        <w:annotationRef/>
      </w:r>
      <w:r>
        <w:rPr>
          <w:sz w:val="20"/>
          <w:szCs w:val="20"/>
        </w:rPr>
        <w:t>Hum, sei que simulador e jogo sério são quase que sinônimos, mas tem diferença.</w:t>
      </w:r>
    </w:p>
    <w:p w14:paraId="03A8E775" w14:textId="77777777" w:rsidR="00741176" w:rsidRDefault="00741176" w:rsidP="00741176">
      <w:r>
        <w:rPr>
          <w:sz w:val="20"/>
          <w:szCs w:val="20"/>
        </w:rPr>
        <w:t>E, deves optar por um caminho .. e apresentar no texto  de forma coerente qual "caminho" escolheu.</w:t>
      </w:r>
    </w:p>
  </w:comment>
  <w:comment w:id="74" w:author="Dalton Solano dos Reis" w:date="2026-05-07T10:00:00Z" w:initials="DR">
    <w:p w14:paraId="1CE5D2A9" w14:textId="77777777" w:rsidR="00741176" w:rsidRDefault="00741176" w:rsidP="00741176">
      <w:r>
        <w:rPr>
          <w:rStyle w:val="Refdecomentrio"/>
        </w:rPr>
        <w:annotationRef/>
      </w:r>
      <w:r>
        <w:rPr>
          <w:sz w:val="20"/>
          <w:szCs w:val="20"/>
        </w:rPr>
        <w:t>Por exemplo, para ilustrar a falta de conteúdo, agora sabemos que o CARLA foi feito em Unreal.</w:t>
      </w:r>
    </w:p>
    <w:p w14:paraId="21E445B9" w14:textId="77777777" w:rsidR="00741176" w:rsidRDefault="00741176" w:rsidP="00741176">
      <w:r>
        <w:rPr>
          <w:sz w:val="20"/>
          <w:szCs w:val="20"/>
        </w:rPr>
        <w:t>O leitor pode se questionar senão daria para usar o CARLA no seu trabalho, mas como vais fazer em Unity, agora sabemos que não é possível.</w:t>
      </w:r>
    </w:p>
  </w:comment>
  <w:comment w:id="75" w:author="Dalton Solano dos Reis" w:date="2026-05-07T10:01:00Z" w:initials="DR">
    <w:p w14:paraId="14C95039" w14:textId="77777777" w:rsidR="00741176" w:rsidRDefault="00741176" w:rsidP="00741176">
      <w:r>
        <w:rPr>
          <w:rStyle w:val="Refdecomentrio"/>
        </w:rPr>
        <w:annotationRef/>
      </w:r>
      <w:r>
        <w:rPr>
          <w:sz w:val="20"/>
          <w:szCs w:val="20"/>
        </w:rPr>
        <w:t>Dúvida, usa mesmo "telas Panorâmicas", ou só 3 monitores "grudados"?</w:t>
      </w:r>
    </w:p>
  </w:comment>
  <w:comment w:id="76" w:author="Dalton Solano dos Reis" w:date="2026-05-07T10:02:00Z" w:initials="DR">
    <w:p w14:paraId="54DD367E" w14:textId="77777777" w:rsidR="00741176" w:rsidRDefault="00741176" w:rsidP="00741176">
      <w:r>
        <w:rPr>
          <w:rStyle w:val="Refdecomentrio"/>
        </w:rPr>
        <w:annotationRef/>
      </w:r>
      <w:r>
        <w:rPr>
          <w:sz w:val="20"/>
          <w:szCs w:val="20"/>
        </w:rPr>
        <w:t>O que é uma "cabine profissional" ... falta descrever no trabalho correlato.</w:t>
      </w:r>
    </w:p>
  </w:comment>
  <w:comment w:id="77" w:author="Dalton Solano dos Reis" w:date="2026-05-07T10:02:00Z" w:initials="DR">
    <w:p w14:paraId="5E7C5F82" w14:textId="77777777" w:rsidR="00741176" w:rsidRDefault="00741176" w:rsidP="00741176">
      <w:r>
        <w:rPr>
          <w:rStyle w:val="Refdecomentrio"/>
        </w:rPr>
        <w:annotationRef/>
      </w:r>
      <w:r>
        <w:rPr>
          <w:sz w:val="20"/>
          <w:szCs w:val="20"/>
        </w:rPr>
        <w:t>Nesse trabalho só usa como entrada o Joystick, e o Leap Motion?</w:t>
      </w:r>
    </w:p>
  </w:comment>
  <w:comment w:id="82" w:author="Dalton Solano dos Reis" w:date="2026-05-07T10:04:00Z" w:initials="DR">
    <w:p w14:paraId="37EFCB73" w14:textId="77777777" w:rsidR="00741176" w:rsidRDefault="00741176" w:rsidP="00741176">
      <w:r>
        <w:rPr>
          <w:rStyle w:val="Refdecomentrio"/>
        </w:rPr>
        <w:annotationRef/>
      </w:r>
      <w:r>
        <w:rPr>
          <w:sz w:val="20"/>
          <w:szCs w:val="20"/>
        </w:rPr>
        <w:t>De novo vem a dúvida, vais mesmo fazer um "jogo sério" ou um simulador?</w:t>
      </w:r>
    </w:p>
  </w:comment>
  <w:comment w:id="83" w:author="Dalton Solano dos Reis" w:date="2026-05-07T10:05:00Z" w:initials="DR">
    <w:p w14:paraId="30BA0AF5" w14:textId="77777777" w:rsidR="00741176" w:rsidRDefault="00741176" w:rsidP="00741176">
      <w:r>
        <w:rPr>
          <w:rStyle w:val="Refdecomentrio"/>
        </w:rPr>
        <w:annotationRef/>
      </w:r>
      <w:r>
        <w:rPr>
          <w:sz w:val="20"/>
          <w:szCs w:val="20"/>
        </w:rPr>
        <w:t>Informação deve ser descrita e explicada antes no texto.</w:t>
      </w:r>
    </w:p>
  </w:comment>
  <w:comment w:id="84" w:author="Dalton Solano dos Reis" w:date="2026-05-07T10:07:00Z" w:initials="DR">
    <w:p w14:paraId="64FFD054" w14:textId="77777777" w:rsidR="0095362E" w:rsidRDefault="0095362E" w:rsidP="0095362E">
      <w:r>
        <w:rPr>
          <w:rStyle w:val="Refdecomentrio"/>
        </w:rPr>
        <w:annotationRef/>
      </w:r>
      <w:r>
        <w:rPr>
          <w:sz w:val="20"/>
          <w:szCs w:val="20"/>
        </w:rPr>
        <w:t>Hum, assim esperamos que aconteça, mas ainda não sabes se realmente vai trazer ... o que não invalida o estudo. Mas ainda  não podes afirmar resultados não obtidos.</w:t>
      </w:r>
    </w:p>
  </w:comment>
  <w:comment w:id="85" w:author="Dalton Solano dos Reis" w:date="2026-05-07T10:08:00Z" w:initials="DR">
    <w:p w14:paraId="1E05850F" w14:textId="77777777" w:rsidR="0095362E" w:rsidRDefault="0095362E" w:rsidP="0095362E">
      <w:r>
        <w:rPr>
          <w:rStyle w:val="Refdecomentrio"/>
        </w:rPr>
        <w:annotationRef/>
      </w:r>
      <w:r>
        <w:rPr>
          <w:sz w:val="20"/>
          <w:szCs w:val="20"/>
        </w:rPr>
        <w:t>Está confuso o que pretendes fazer de "gamificação".</w:t>
      </w:r>
    </w:p>
  </w:comment>
  <w:comment w:id="86" w:author="Dalton Solano dos Reis" w:date="2026-05-07T10:10:00Z" w:initials="DR">
    <w:p w14:paraId="476D09F1" w14:textId="77777777" w:rsidR="0095362E" w:rsidRDefault="0095362E" w:rsidP="0095362E">
      <w:r>
        <w:rPr>
          <w:rStyle w:val="Refdecomentrio"/>
        </w:rPr>
        <w:annotationRef/>
      </w:r>
      <w:r>
        <w:rPr>
          <w:sz w:val="20"/>
          <w:szCs w:val="20"/>
        </w:rPr>
        <w:t>Ops, contraditório ... o texto apresentado não consegue chegar nesse "nível".</w:t>
      </w:r>
    </w:p>
    <w:p w14:paraId="6736482E" w14:textId="77777777" w:rsidR="0095362E" w:rsidRDefault="0095362E" w:rsidP="0095362E">
      <w:r>
        <w:rPr>
          <w:sz w:val="20"/>
          <w:szCs w:val="20"/>
        </w:rPr>
        <w:t>Sim, precisa melhorar muito o texto, mas deves usar essas frases com superlativos.</w:t>
      </w:r>
    </w:p>
  </w:comment>
  <w:comment w:id="87" w:author="Dalton Solano dos Reis" w:date="2026-05-07T10:18:00Z" w:initials="DR">
    <w:p w14:paraId="6F5FFE02" w14:textId="77777777" w:rsidR="00582E35" w:rsidRDefault="00582E35" w:rsidP="00582E35">
      <w:r>
        <w:rPr>
          <w:rStyle w:val="Refdecomentrio"/>
        </w:rPr>
        <w:annotationRef/>
      </w:r>
      <w:r>
        <w:rPr>
          <w:sz w:val="20"/>
          <w:szCs w:val="20"/>
        </w:rPr>
        <w:t>Ops, não precisa usar esses termos no seu projeto.</w:t>
      </w:r>
    </w:p>
    <w:p w14:paraId="50A095C7" w14:textId="77777777" w:rsidR="00582E35" w:rsidRDefault="00582E35" w:rsidP="00582E35">
      <w:r>
        <w:rPr>
          <w:sz w:val="20"/>
          <w:szCs w:val="20"/>
        </w:rPr>
        <w:t>Até mesmo porque com a pesquisa feita é muito difícil afirmar que não existam outros trabalhos.</w:t>
      </w:r>
    </w:p>
    <w:p w14:paraId="3B9EC14B" w14:textId="77777777" w:rsidR="00582E35" w:rsidRDefault="00582E35" w:rsidP="00582E35">
      <w:r>
        <w:rPr>
          <w:sz w:val="20"/>
          <w:szCs w:val="20"/>
        </w:rPr>
        <w:t>Por exemplo, usar Unity com G29 + Quest + rastreamento das mãos já tem um TCC na própria FURB. Sim, acho que o seu TCC tem contribuição por explorar uma área específica de "problema" (condução acessível). Mas evite usar esse termos.</w:t>
      </w:r>
    </w:p>
    <w:p w14:paraId="546A3775" w14:textId="77777777" w:rsidR="00582E35" w:rsidRDefault="00582E35" w:rsidP="00582E35"/>
    <w:p w14:paraId="70C98B87" w14:textId="77777777" w:rsidR="00582E35" w:rsidRDefault="00582E35" w:rsidP="00582E35">
      <w:hyperlink r:id="rId1" w:history="1">
        <w:r w:rsidRPr="00FF6BD0">
          <w:rPr>
            <w:rStyle w:val="Hyperlink"/>
            <w:noProof w:val="0"/>
            <w:sz w:val="20"/>
            <w:szCs w:val="20"/>
          </w:rPr>
          <w:t>https://github.com/gcgfurb/tcc_VitorGabrielEduardo/blob/master/tcc_bcc_2025_1_VitorGabrielEduardo/Textos/tcc_bcc_2025_1_VitorGabrielEduardo-VF.pdf</w:t>
        </w:r>
      </w:hyperlink>
    </w:p>
  </w:comment>
  <w:comment w:id="88" w:author="Dalton Solano dos Reis" w:date="2026-05-07T10:22:00Z" w:initials="DR">
    <w:p w14:paraId="79A7D01D" w14:textId="77777777" w:rsidR="00582E35" w:rsidRDefault="00582E35" w:rsidP="00582E35">
      <w:r>
        <w:rPr>
          <w:rStyle w:val="Refdecomentrio"/>
        </w:rPr>
        <w:annotationRef/>
      </w:r>
      <w:r>
        <w:rPr>
          <w:sz w:val="20"/>
          <w:szCs w:val="20"/>
        </w:rPr>
        <w:t>ferramenta profilática .. acredito que estais se referindo no contexto de "prevenção" que mencionas lá na Introdução, mas fica difícil de entender isso nessa frase.</w:t>
      </w:r>
    </w:p>
  </w:comment>
  <w:comment w:id="89" w:author="Dalton Solano dos Reis" w:date="2026-05-07T10:30:00Z" w:initials="DR">
    <w:p w14:paraId="3EF439DB" w14:textId="77777777" w:rsidR="00CA759D" w:rsidRDefault="00CA759D" w:rsidP="00CA759D">
      <w:r>
        <w:rPr>
          <w:rStyle w:val="Refdecomentrio"/>
        </w:rPr>
        <w:annotationRef/>
      </w:r>
      <w:r>
        <w:rPr>
          <w:sz w:val="20"/>
          <w:szCs w:val="20"/>
        </w:rPr>
        <w:t>Faltou definir os diagramas para especificação.</w:t>
      </w:r>
    </w:p>
    <w:p w14:paraId="660CBC91" w14:textId="77777777" w:rsidR="00CA759D" w:rsidRDefault="00CA759D" w:rsidP="00CA759D">
      <w:r>
        <w:rPr>
          <w:sz w:val="20"/>
          <w:szCs w:val="20"/>
        </w:rPr>
        <w:t>Aconselho usar: grafo de cena, diagrama de classe e diagrama de componentes.</w:t>
      </w:r>
    </w:p>
  </w:comment>
  <w:comment w:id="102" w:author="Dalton Solano dos Reis" w:date="2026-05-07T10:33:00Z" w:initials="DR">
    <w:p w14:paraId="04891C57" w14:textId="77777777" w:rsidR="00CA759D" w:rsidRDefault="00CA759D" w:rsidP="00CA759D">
      <w:r>
        <w:rPr>
          <w:rStyle w:val="Refdecomentrio"/>
        </w:rPr>
        <w:annotationRef/>
      </w:r>
      <w:r>
        <w:rPr>
          <w:sz w:val="20"/>
          <w:szCs w:val="20"/>
        </w:rPr>
        <w:t>Ponto de GRANDE preocupação, qual vai ser o púbico de teste.</w:t>
      </w:r>
    </w:p>
    <w:p w14:paraId="6557155D" w14:textId="77777777" w:rsidR="00CA759D" w:rsidRDefault="00CA759D" w:rsidP="00CA759D">
      <w:r>
        <w:rPr>
          <w:sz w:val="20"/>
          <w:szCs w:val="20"/>
        </w:rPr>
        <w:t>Imagino que devam ser pessoas com "deficiência motora". Onde pretendes encontrar esses usuários?</w:t>
      </w:r>
    </w:p>
  </w:comment>
  <w:comment w:id="103" w:author="Dalton Solano dos Reis" w:date="2026-05-07T10:25:00Z" w:initials="DR">
    <w:p w14:paraId="65BED2BC" w14:textId="77777777" w:rsidR="00CA759D" w:rsidRDefault="00CA759D" w:rsidP="00CA759D">
      <w:r>
        <w:rPr>
          <w:rStyle w:val="Refdecomentrio"/>
        </w:rPr>
        <w:annotationRef/>
      </w:r>
      <w:r>
        <w:rPr>
          <w:sz w:val="20"/>
          <w:szCs w:val="20"/>
        </w:rPr>
        <w:t>Ops, Revisão bibliográfica precisa ser melhorada.</w:t>
      </w:r>
    </w:p>
    <w:p w14:paraId="588B44DB" w14:textId="77777777" w:rsidR="00CA759D" w:rsidRDefault="00CA759D" w:rsidP="00CA759D">
      <w:r>
        <w:rPr>
          <w:sz w:val="20"/>
          <w:szCs w:val="20"/>
        </w:rPr>
        <w:t>Ter subseções dos assuntos trabalhados, aumentar conteúdo, mais (mais) fontes de consultas (referências).</w:t>
      </w:r>
    </w:p>
  </w:comment>
  <w:comment w:id="104" w:author="Dalton Solano dos Reis" w:date="2026-05-07T10:28:00Z" w:initials="DR">
    <w:p w14:paraId="6CBF144A" w14:textId="77777777" w:rsidR="00CA759D" w:rsidRDefault="00CA759D" w:rsidP="00CA759D">
      <w:r>
        <w:rPr>
          <w:rStyle w:val="Refdecomentrio"/>
        </w:rPr>
        <w:annotationRef/>
      </w:r>
      <w:r>
        <w:rPr>
          <w:sz w:val="20"/>
          <w:szCs w:val="20"/>
        </w:rPr>
        <w:t>Falar sobre "equipamentos de adaptação / veículos".</w:t>
      </w:r>
    </w:p>
    <w:p w14:paraId="797A3EE9" w14:textId="77777777" w:rsidR="00CA759D" w:rsidRDefault="00CA759D" w:rsidP="00CA759D">
      <w:r>
        <w:rPr>
          <w:sz w:val="20"/>
          <w:szCs w:val="20"/>
        </w:rPr>
        <w:t>Normas de trânsito sobre Adaptação veicular e condução para pessoas com necessidades físicas.</w:t>
      </w:r>
    </w:p>
    <w:p w14:paraId="36545BD0" w14:textId="77777777" w:rsidR="00CA759D" w:rsidRDefault="00CA759D" w:rsidP="00CA759D">
      <w:r>
        <w:rPr>
          <w:sz w:val="20"/>
          <w:szCs w:val="20"/>
        </w:rPr>
        <w:t>Pois se pretendes fazer um ambiente de treinamento, esse deve respeitar o que rege as normas.</w:t>
      </w:r>
    </w:p>
  </w:comment>
  <w:comment w:id="105" w:author="Dalton Solano dos Reis" w:date="2026-05-07T10:32:00Z" w:initials="DR">
    <w:p w14:paraId="21E40A67" w14:textId="77777777" w:rsidR="00CA759D" w:rsidRDefault="00CA759D" w:rsidP="00CA759D">
      <w:r>
        <w:rPr>
          <w:rStyle w:val="Refdecomentrio"/>
        </w:rPr>
        <w:annotationRef/>
      </w:r>
      <w:r>
        <w:rPr>
          <w:sz w:val="20"/>
          <w:szCs w:val="20"/>
        </w:rPr>
        <w:t>Outro assunto, quais são as principais "deficiências motoras", e suas adaptações veiculares.</w:t>
      </w:r>
    </w:p>
  </w:comment>
  <w:comment w:id="106" w:author="Dalton Solano dos Reis" w:date="2026-05-07T10:43:00Z" w:initials="DR">
    <w:p w14:paraId="1899B8CF" w14:textId="77777777" w:rsidR="00D54040" w:rsidRDefault="00D54040" w:rsidP="00D54040">
      <w:r>
        <w:rPr>
          <w:rStyle w:val="Refdecomentrio"/>
        </w:rPr>
        <w:annotationRef/>
      </w:r>
      <w:r>
        <w:rPr>
          <w:sz w:val="20"/>
          <w:szCs w:val="20"/>
        </w:rPr>
        <w:t>Até citas no final os "Dispositivos", mas trazer mais informação (imagem/texto).</w:t>
      </w:r>
    </w:p>
  </w:comment>
  <w:comment w:id="109" w:author="Dalton Solano dos Reis" w:date="2026-05-07T10:31:00Z" w:initials="DR">
    <w:p w14:paraId="0921D268" w14:textId="77777777" w:rsidR="00CA759D" w:rsidRDefault="00CA759D" w:rsidP="00CA759D">
      <w:r>
        <w:rPr>
          <w:rStyle w:val="Refdecomentrio"/>
        </w:rPr>
        <w:annotationRef/>
      </w:r>
      <w:r>
        <w:rPr>
          <w:sz w:val="20"/>
          <w:szCs w:val="20"/>
        </w:rPr>
        <w:t>Padronizar no texto, as vezes é jogo, simulador, gamificação etc.</w:t>
      </w:r>
    </w:p>
  </w:comment>
  <w:comment w:id="110" w:author="Dalton Solano dos Reis" w:date="2026-05-07T10:36:00Z" w:initials="DR">
    <w:p w14:paraId="59521F88" w14:textId="77777777" w:rsidR="00D54040" w:rsidRDefault="00D54040" w:rsidP="00D54040">
      <w:r>
        <w:rPr>
          <w:rStyle w:val="Refdecomentrio"/>
        </w:rPr>
        <w:annotationRef/>
      </w:r>
      <w:r>
        <w:rPr>
          <w:sz w:val="20"/>
          <w:szCs w:val="20"/>
        </w:rPr>
        <w:t>Mencionas que tens 3 assuntos para a revisão, ok, mas falta o conteúdo que faz a sua proposta ter um diferencial, a condução em veículos adaptados.</w:t>
      </w:r>
    </w:p>
  </w:comment>
  <w:comment w:id="111" w:author="Dalton Solano dos Reis" w:date="2026-05-07T10:37:00Z" w:initials="DR">
    <w:p w14:paraId="701BDE4C" w14:textId="77777777" w:rsidR="00D54040" w:rsidRDefault="00D54040" w:rsidP="00D54040">
      <w:r>
        <w:rPr>
          <w:rStyle w:val="Refdecomentrio"/>
        </w:rPr>
        <w:annotationRef/>
      </w:r>
      <w:r>
        <w:rPr>
          <w:sz w:val="20"/>
          <w:szCs w:val="20"/>
        </w:rPr>
        <w:t>E, se tem 3 assuntos, depois se tem 3 parágrafos ... 1 parágrafo por assunto .. deves ampliar.</w:t>
      </w:r>
    </w:p>
  </w:comment>
  <w:comment w:id="112" w:author="Dalton Solano dos Reis" w:date="2026-05-07T10:39:00Z" w:initials="DR">
    <w:p w14:paraId="2104E7F9" w14:textId="77777777" w:rsidR="00D54040" w:rsidRDefault="00D54040" w:rsidP="00D54040">
      <w:r>
        <w:rPr>
          <w:rStyle w:val="Refdecomentrio"/>
        </w:rPr>
        <w:annotationRef/>
      </w:r>
      <w:r>
        <w:rPr>
          <w:sz w:val="20"/>
          <w:szCs w:val="20"/>
        </w:rPr>
        <w:t>Para descrever esse assunto "jogos sérios" só uma fonte.</w:t>
      </w:r>
    </w:p>
    <w:p w14:paraId="1F491952" w14:textId="77777777" w:rsidR="00D54040" w:rsidRDefault="00D54040" w:rsidP="00D54040">
      <w:r>
        <w:rPr>
          <w:sz w:val="20"/>
          <w:szCs w:val="20"/>
        </w:rPr>
        <w:t>E, só traz o conceito muito geral do que é.</w:t>
      </w:r>
    </w:p>
  </w:comment>
  <w:comment w:id="113" w:author="Dalton Solano dos Reis" w:date="2026-05-07T10:40:00Z" w:initials="DR">
    <w:p w14:paraId="00A0BD1E" w14:textId="77777777" w:rsidR="00D54040" w:rsidRDefault="00D54040" w:rsidP="00D54040">
      <w:r>
        <w:rPr>
          <w:rStyle w:val="Refdecomentrio"/>
        </w:rPr>
        <w:annotationRef/>
      </w:r>
      <w:r>
        <w:rPr>
          <w:sz w:val="20"/>
          <w:szCs w:val="20"/>
        </w:rPr>
        <w:t>Qual "literatura"?</w:t>
      </w:r>
    </w:p>
  </w:comment>
  <w:comment w:id="115" w:author="Dalton Solano dos Reis" w:date="2026-05-07T10:43:00Z" w:initials="DR">
    <w:p w14:paraId="3DBA0E7C" w14:textId="77777777" w:rsidR="00D54040" w:rsidRDefault="00D54040" w:rsidP="00D54040">
      <w:r>
        <w:rPr>
          <w:rStyle w:val="Refdecomentrio"/>
        </w:rPr>
        <w:annotationRef/>
      </w:r>
      <w:r>
        <w:rPr>
          <w:sz w:val="20"/>
          <w:szCs w:val="20"/>
        </w:rPr>
        <w:t>Ordem alfabética.</w:t>
      </w:r>
    </w:p>
  </w:comment>
  <w:comment w:id="116" w:author="Dalton Solano dos Reis" w:date="2026-05-07T10:44:00Z" w:initials="DR">
    <w:p w14:paraId="4190FB0C" w14:textId="77777777" w:rsidR="00D54040" w:rsidRDefault="00D54040" w:rsidP="00D54040">
      <w:r>
        <w:rPr>
          <w:rStyle w:val="Refdecomentrio"/>
        </w:rPr>
        <w:annotationRef/>
      </w:r>
      <w:r>
        <w:rPr>
          <w:sz w:val="20"/>
          <w:szCs w:val="20"/>
        </w:rPr>
        <w:t>As referências sempre tem uma parte em negrito.</w:t>
      </w:r>
    </w:p>
  </w:comment>
  <w:comment w:id="117" w:author="Dalton Solano dos Reis" w:date="2026-05-07T10:43:00Z" w:initials="DR">
    <w:p w14:paraId="413FDF23" w14:textId="77777777" w:rsidR="00D54040" w:rsidRDefault="00D54040" w:rsidP="00D54040">
      <w:r>
        <w:rPr>
          <w:rStyle w:val="Refdecomentrio"/>
        </w:rPr>
        <w:annotationRef/>
      </w:r>
      <w:r>
        <w:rPr>
          <w:sz w:val="20"/>
          <w:szCs w:val="20"/>
        </w:rPr>
        <w:t>Formato.</w:t>
      </w:r>
    </w:p>
  </w:comment>
  <w:comment w:id="119" w:author="Dalton Solano dos Reis" w:date="2026-05-07T10:48:00Z" w:initials="DR">
    <w:p w14:paraId="3AD7EA27" w14:textId="77777777" w:rsidR="00151B40" w:rsidRDefault="00151B40" w:rsidP="00151B40">
      <w:r>
        <w:rPr>
          <w:rStyle w:val="Refdecomentrio"/>
        </w:rPr>
        <w:annotationRef/>
      </w:r>
      <w:r>
        <w:rPr>
          <w:sz w:val="20"/>
          <w:szCs w:val="20"/>
        </w:rPr>
        <w:t>Melhorar jogo/gamificação/simulador.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C7680F" w15:done="0"/>
  <w15:commentEx w15:paraId="19A50DC3" w15:paraIdParent="4DC7680F" w15:done="0"/>
  <w15:commentEx w15:paraId="363AE8FA" w15:paraIdParent="4DC7680F" w15:done="0"/>
  <w15:commentEx w15:paraId="2111AC0E" w15:done="0"/>
  <w15:commentEx w15:paraId="1A71BC34" w15:done="0"/>
  <w15:commentEx w15:paraId="13E709BD" w15:done="0"/>
  <w15:commentEx w15:paraId="20D7077F" w15:done="0"/>
  <w15:commentEx w15:paraId="2374174D" w15:done="0"/>
  <w15:commentEx w15:paraId="61041E5C" w15:done="0"/>
  <w15:commentEx w15:paraId="61D61F87" w15:done="0"/>
  <w15:commentEx w15:paraId="692DAED8" w15:done="0"/>
  <w15:commentEx w15:paraId="58A940FC" w15:done="0"/>
  <w15:commentEx w15:paraId="47B2BC91" w15:done="0"/>
  <w15:commentEx w15:paraId="4CA6BB1B" w15:done="0"/>
  <w15:commentEx w15:paraId="4A0286D4" w15:paraIdParent="4CA6BB1B" w15:done="0"/>
  <w15:commentEx w15:paraId="680D9652" w15:paraIdParent="4CA6BB1B" w15:done="0"/>
  <w15:commentEx w15:paraId="58EF81CD" w15:paraIdParent="4CA6BB1B" w15:done="0"/>
  <w15:commentEx w15:paraId="7B707415" w15:done="0"/>
  <w15:commentEx w15:paraId="3B3672ED" w15:done="0"/>
  <w15:commentEx w15:paraId="7B94A576" w15:done="0"/>
  <w15:commentEx w15:paraId="3A155381" w15:paraIdParent="7B94A576" w15:done="0"/>
  <w15:commentEx w15:paraId="3D51AC6E" w15:done="0"/>
  <w15:commentEx w15:paraId="0EA24961" w15:done="0"/>
  <w15:commentEx w15:paraId="03A8E775" w15:done="0"/>
  <w15:commentEx w15:paraId="21E445B9" w15:done="0"/>
  <w15:commentEx w15:paraId="14C95039" w15:done="0"/>
  <w15:commentEx w15:paraId="54DD367E" w15:done="0"/>
  <w15:commentEx w15:paraId="5E7C5F82" w15:done="0"/>
  <w15:commentEx w15:paraId="37EFCB73" w15:done="0"/>
  <w15:commentEx w15:paraId="30BA0AF5" w15:done="0"/>
  <w15:commentEx w15:paraId="64FFD054" w15:done="0"/>
  <w15:commentEx w15:paraId="1E05850F" w15:done="0"/>
  <w15:commentEx w15:paraId="6736482E" w15:done="0"/>
  <w15:commentEx w15:paraId="70C98B87" w15:done="0"/>
  <w15:commentEx w15:paraId="79A7D01D" w15:done="0"/>
  <w15:commentEx w15:paraId="660CBC91" w15:done="0"/>
  <w15:commentEx w15:paraId="6557155D" w15:done="0"/>
  <w15:commentEx w15:paraId="588B44DB" w15:done="0"/>
  <w15:commentEx w15:paraId="36545BD0" w15:paraIdParent="588B44DB" w15:done="0"/>
  <w15:commentEx w15:paraId="21E40A67" w15:paraIdParent="588B44DB" w15:done="0"/>
  <w15:commentEx w15:paraId="1899B8CF" w15:paraIdParent="588B44DB" w15:done="0"/>
  <w15:commentEx w15:paraId="0921D268" w15:done="0"/>
  <w15:commentEx w15:paraId="59521F88" w15:done="0"/>
  <w15:commentEx w15:paraId="701BDE4C" w15:paraIdParent="59521F88" w15:done="0"/>
  <w15:commentEx w15:paraId="1F491952" w15:done="0"/>
  <w15:commentEx w15:paraId="00A0BD1E" w15:done="0"/>
  <w15:commentEx w15:paraId="3DBA0E7C" w15:done="0"/>
  <w15:commentEx w15:paraId="4190FB0C" w15:paraIdParent="3DBA0E7C" w15:done="0"/>
  <w15:commentEx w15:paraId="413FDF23" w15:done="0"/>
  <w15:commentEx w15:paraId="3AD7EA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C6FF9F" w16cex:dateUtc="2026-05-07T12:03:00Z"/>
  <w16cex:commentExtensible w16cex:durableId="0AB0C135" w16cex:dateUtc="2026-05-07T12:04:00Z"/>
  <w16cex:commentExtensible w16cex:durableId="0E9FFFD9" w16cex:dateUtc="2026-05-07T12:05:00Z"/>
  <w16cex:commentExtensible w16cex:durableId="3CA3C99B" w16cex:dateUtc="2026-05-07T12:05:00Z"/>
  <w16cex:commentExtensible w16cex:durableId="16D8D7B9" w16cex:dateUtc="2026-05-07T12:47:00Z"/>
  <w16cex:commentExtensible w16cex:durableId="4ABA9C74" w16cex:dateUtc="2026-05-07T12:08:00Z"/>
  <w16cex:commentExtensible w16cex:durableId="46333E46" w16cex:dateUtc="2026-05-07T12:12:00Z"/>
  <w16cex:commentExtensible w16cex:durableId="64639CF9" w16cex:dateUtc="2026-05-07T12:15:00Z"/>
  <w16cex:commentExtensible w16cex:durableId="5D2B3EF8" w16cex:dateUtc="2026-05-07T13:46:00Z"/>
  <w16cex:commentExtensible w16cex:durableId="139A8B07" w16cex:dateUtc="2026-05-07T12:20:00Z"/>
  <w16cex:commentExtensible w16cex:durableId="3E0FC08B" w16cex:dateUtc="2026-05-07T12:17:00Z"/>
  <w16cex:commentExtensible w16cex:durableId="7C1B9981" w16cex:dateUtc="2026-05-07T12:18:00Z"/>
  <w16cex:commentExtensible w16cex:durableId="2AEE9315" w16cex:dateUtc="2026-05-07T12:19:00Z"/>
  <w16cex:commentExtensible w16cex:durableId="35926BFD" w16cex:dateUtc="2026-05-07T12:37:00Z"/>
  <w16cex:commentExtensible w16cex:durableId="76FE0227" w16cex:dateUtc="2026-05-07T12:38:00Z"/>
  <w16cex:commentExtensible w16cex:durableId="19102904" w16cex:dateUtc="2026-05-07T12:39:00Z"/>
  <w16cex:commentExtensible w16cex:durableId="09880430" w16cex:dateUtc="2026-05-07T12:40:00Z"/>
  <w16cex:commentExtensible w16cex:durableId="5A1FB77D" w16cex:dateUtc="2026-05-07T12:53:00Z"/>
  <w16cex:commentExtensible w16cex:durableId="1E56A541" w16cex:dateUtc="2026-05-07T12:43:00Z"/>
  <w16cex:commentExtensible w16cex:durableId="51C48A64" w16cex:dateUtc="2026-05-07T12:43:00Z"/>
  <w16cex:commentExtensible w16cex:durableId="08E22D4F" w16cex:dateUtc="2026-05-07T12:54:00Z"/>
  <w16cex:commentExtensible w16cex:durableId="7ACFF973" w16cex:dateUtc="2026-05-07T12:46:00Z"/>
  <w16cex:commentExtensible w16cex:durableId="3EF1262C" w16cex:dateUtc="2026-05-07T12:54:00Z"/>
  <w16cex:commentExtensible w16cex:durableId="283C3DEE" w16cex:dateUtc="2026-05-07T12:57:00Z"/>
  <w16cex:commentExtensible w16cex:durableId="7F0339C0" w16cex:dateUtc="2026-05-07T13:00:00Z"/>
  <w16cex:commentExtensible w16cex:durableId="4558D54B" w16cex:dateUtc="2026-05-07T13:01:00Z"/>
  <w16cex:commentExtensible w16cex:durableId="5D320914" w16cex:dateUtc="2026-05-07T13:02:00Z"/>
  <w16cex:commentExtensible w16cex:durableId="3E0E9CD0" w16cex:dateUtc="2026-05-07T13:02:00Z"/>
  <w16cex:commentExtensible w16cex:durableId="399EBD86" w16cex:dateUtc="2026-05-07T13:04:00Z"/>
  <w16cex:commentExtensible w16cex:durableId="5D945C7F" w16cex:dateUtc="2026-05-07T13:05:00Z"/>
  <w16cex:commentExtensible w16cex:durableId="12EA28EB" w16cex:dateUtc="2026-05-07T13:07:00Z"/>
  <w16cex:commentExtensible w16cex:durableId="0BE50587" w16cex:dateUtc="2026-05-07T13:08:00Z"/>
  <w16cex:commentExtensible w16cex:durableId="7DDE34A5" w16cex:dateUtc="2026-05-07T13:10:00Z"/>
  <w16cex:commentExtensible w16cex:durableId="1338A92D" w16cex:dateUtc="2026-05-07T13:18:00Z"/>
  <w16cex:commentExtensible w16cex:durableId="7EF98453" w16cex:dateUtc="2026-05-07T13:22:00Z"/>
  <w16cex:commentExtensible w16cex:durableId="0F14CB40" w16cex:dateUtc="2026-05-07T13:30:00Z"/>
  <w16cex:commentExtensible w16cex:durableId="47BFC123" w16cex:dateUtc="2026-05-07T13:33:00Z"/>
  <w16cex:commentExtensible w16cex:durableId="6B5F15D0" w16cex:dateUtc="2026-05-07T13:25:00Z"/>
  <w16cex:commentExtensible w16cex:durableId="47E0EC24" w16cex:dateUtc="2026-05-07T13:28:00Z"/>
  <w16cex:commentExtensible w16cex:durableId="69448309" w16cex:dateUtc="2026-05-07T13:32:00Z"/>
  <w16cex:commentExtensible w16cex:durableId="01A3CFBC" w16cex:dateUtc="2026-05-07T13:43:00Z"/>
  <w16cex:commentExtensible w16cex:durableId="7E42E055" w16cex:dateUtc="2026-05-07T13:31:00Z"/>
  <w16cex:commentExtensible w16cex:durableId="224E972E" w16cex:dateUtc="2026-05-07T13:36:00Z"/>
  <w16cex:commentExtensible w16cex:durableId="73E0C4FC" w16cex:dateUtc="2026-05-07T13:37:00Z"/>
  <w16cex:commentExtensible w16cex:durableId="6B0B1B7D" w16cex:dateUtc="2026-05-07T13:39:00Z"/>
  <w16cex:commentExtensible w16cex:durableId="35B227DB" w16cex:dateUtc="2026-05-07T13:40:00Z"/>
  <w16cex:commentExtensible w16cex:durableId="04C4D4CE" w16cex:dateUtc="2026-05-07T13:43:00Z"/>
  <w16cex:commentExtensible w16cex:durableId="06B58FBE" w16cex:dateUtc="2026-05-07T13:44:00Z"/>
  <w16cex:commentExtensible w16cex:durableId="0307769C" w16cex:dateUtc="2026-05-07T13:43:00Z"/>
  <w16cex:commentExtensible w16cex:durableId="08AF4978" w16cex:dateUtc="2026-05-07T13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C7680F" w16cid:durableId="3FC6FF9F"/>
  <w16cid:commentId w16cid:paraId="19A50DC3" w16cid:durableId="0AB0C135"/>
  <w16cid:commentId w16cid:paraId="363AE8FA" w16cid:durableId="0E9FFFD9"/>
  <w16cid:commentId w16cid:paraId="2111AC0E" w16cid:durableId="3CA3C99B"/>
  <w16cid:commentId w16cid:paraId="1A71BC34" w16cid:durableId="16D8D7B9"/>
  <w16cid:commentId w16cid:paraId="13E709BD" w16cid:durableId="4ABA9C74"/>
  <w16cid:commentId w16cid:paraId="20D7077F" w16cid:durableId="46333E46"/>
  <w16cid:commentId w16cid:paraId="2374174D" w16cid:durableId="64639CF9"/>
  <w16cid:commentId w16cid:paraId="61041E5C" w16cid:durableId="5D2B3EF8"/>
  <w16cid:commentId w16cid:paraId="61D61F87" w16cid:durableId="139A8B07"/>
  <w16cid:commentId w16cid:paraId="692DAED8" w16cid:durableId="3E0FC08B"/>
  <w16cid:commentId w16cid:paraId="58A940FC" w16cid:durableId="7C1B9981"/>
  <w16cid:commentId w16cid:paraId="47B2BC91" w16cid:durableId="2AEE9315"/>
  <w16cid:commentId w16cid:paraId="4CA6BB1B" w16cid:durableId="35926BFD"/>
  <w16cid:commentId w16cid:paraId="4A0286D4" w16cid:durableId="76FE0227"/>
  <w16cid:commentId w16cid:paraId="680D9652" w16cid:durableId="19102904"/>
  <w16cid:commentId w16cid:paraId="58EF81CD" w16cid:durableId="09880430"/>
  <w16cid:commentId w16cid:paraId="7B707415" w16cid:durableId="5A1FB77D"/>
  <w16cid:commentId w16cid:paraId="3B3672ED" w16cid:durableId="1E56A541"/>
  <w16cid:commentId w16cid:paraId="7B94A576" w16cid:durableId="51C48A64"/>
  <w16cid:commentId w16cid:paraId="3A155381" w16cid:durableId="08E22D4F"/>
  <w16cid:commentId w16cid:paraId="3D51AC6E" w16cid:durableId="7ACFF973"/>
  <w16cid:commentId w16cid:paraId="0EA24961" w16cid:durableId="3EF1262C"/>
  <w16cid:commentId w16cid:paraId="03A8E775" w16cid:durableId="283C3DEE"/>
  <w16cid:commentId w16cid:paraId="21E445B9" w16cid:durableId="7F0339C0"/>
  <w16cid:commentId w16cid:paraId="14C95039" w16cid:durableId="4558D54B"/>
  <w16cid:commentId w16cid:paraId="54DD367E" w16cid:durableId="5D320914"/>
  <w16cid:commentId w16cid:paraId="5E7C5F82" w16cid:durableId="3E0E9CD0"/>
  <w16cid:commentId w16cid:paraId="37EFCB73" w16cid:durableId="399EBD86"/>
  <w16cid:commentId w16cid:paraId="30BA0AF5" w16cid:durableId="5D945C7F"/>
  <w16cid:commentId w16cid:paraId="64FFD054" w16cid:durableId="12EA28EB"/>
  <w16cid:commentId w16cid:paraId="1E05850F" w16cid:durableId="0BE50587"/>
  <w16cid:commentId w16cid:paraId="6736482E" w16cid:durableId="7DDE34A5"/>
  <w16cid:commentId w16cid:paraId="70C98B87" w16cid:durableId="1338A92D"/>
  <w16cid:commentId w16cid:paraId="79A7D01D" w16cid:durableId="7EF98453"/>
  <w16cid:commentId w16cid:paraId="660CBC91" w16cid:durableId="0F14CB40"/>
  <w16cid:commentId w16cid:paraId="6557155D" w16cid:durableId="47BFC123"/>
  <w16cid:commentId w16cid:paraId="588B44DB" w16cid:durableId="6B5F15D0"/>
  <w16cid:commentId w16cid:paraId="36545BD0" w16cid:durableId="47E0EC24"/>
  <w16cid:commentId w16cid:paraId="21E40A67" w16cid:durableId="69448309"/>
  <w16cid:commentId w16cid:paraId="1899B8CF" w16cid:durableId="01A3CFBC"/>
  <w16cid:commentId w16cid:paraId="0921D268" w16cid:durableId="7E42E055"/>
  <w16cid:commentId w16cid:paraId="59521F88" w16cid:durableId="224E972E"/>
  <w16cid:commentId w16cid:paraId="701BDE4C" w16cid:durableId="73E0C4FC"/>
  <w16cid:commentId w16cid:paraId="1F491952" w16cid:durableId="6B0B1B7D"/>
  <w16cid:commentId w16cid:paraId="00A0BD1E" w16cid:durableId="35B227DB"/>
  <w16cid:commentId w16cid:paraId="3DBA0E7C" w16cid:durableId="04C4D4CE"/>
  <w16cid:commentId w16cid:paraId="4190FB0C" w16cid:durableId="06B58FBE"/>
  <w16cid:commentId w16cid:paraId="413FDF23" w16cid:durableId="0307769C"/>
  <w16cid:commentId w16cid:paraId="3AD7EA27" w16cid:durableId="08AF497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40BEB" w14:textId="77777777" w:rsidR="007C6574" w:rsidRDefault="007C6574">
      <w:r>
        <w:separator/>
      </w:r>
    </w:p>
  </w:endnote>
  <w:endnote w:type="continuationSeparator" w:id="0">
    <w:p w14:paraId="78617A1E" w14:textId="77777777" w:rsidR="007C6574" w:rsidRDefault="007C6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DE51" w14:textId="77777777" w:rsidR="00320BFA" w:rsidRPr="0000224C" w:rsidRDefault="0000224C">
    <w:pPr>
      <w:pStyle w:val="Rodap"/>
      <w:rPr>
        <w:sz w:val="18"/>
      </w:rPr>
    </w:pPr>
    <w:r w:rsidRPr="0000224C">
      <w:rPr>
        <w:sz w:val="18"/>
        <w:vertAlign w:val="superscript"/>
      </w:rPr>
      <w:t>1</w:t>
    </w:r>
    <w:r w:rsidRPr="0000224C">
      <w:rPr>
        <w:sz w:val="18"/>
      </w:rPr>
      <w:t xml:space="preserve"> Quando o avaliador marcar algum item como atende parcialmente ou não atende, deve obrigatoriamente indicar os motivos no texto, para que o aluno saiba o porquê da avaliação.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1B245" w14:textId="77777777" w:rsidR="007C6574" w:rsidRDefault="007C6574">
      <w:r>
        <w:separator/>
      </w:r>
    </w:p>
  </w:footnote>
  <w:footnote w:type="continuationSeparator" w:id="0">
    <w:p w14:paraId="79FE0318" w14:textId="77777777" w:rsidR="007C6574" w:rsidRDefault="007C6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82CE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5"/>
      <w:gridCol w:w="4747"/>
      <w:gridCol w:w="1140"/>
    </w:tblGrid>
    <w:tr w:rsidR="00320BFA" w14:paraId="3F920AE3" w14:textId="77777777" w:rsidTr="006746CA">
      <w:tc>
        <w:tcPr>
          <w:tcW w:w="3227" w:type="dxa"/>
        </w:tcPr>
        <w:p w14:paraId="4207CCA1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</w:tcPr>
        <w:p w14:paraId="40420F6F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</w:tcPr>
        <w:p w14:paraId="4156F216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60B87896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F5EB1F4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D7F68A2"/>
    <w:multiLevelType w:val="multilevel"/>
    <w:tmpl w:val="FD88D4AA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4" w15:restartNumberingAfterBreak="0">
    <w:nsid w:val="130A1FB7"/>
    <w:multiLevelType w:val="hybridMultilevel"/>
    <w:tmpl w:val="7AB033A6"/>
    <w:lvl w:ilvl="0" w:tplc="BAF6068A">
      <w:start w:val="1"/>
      <w:numFmt w:val="lowerLetter"/>
      <w:lvlText w:val="%1)"/>
      <w:lvlJc w:val="left"/>
      <w:pPr>
        <w:ind w:left="104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5" w15:restartNumberingAfterBreak="0">
    <w:nsid w:val="24E8078B"/>
    <w:multiLevelType w:val="hybridMultilevel"/>
    <w:tmpl w:val="2528DDC6"/>
    <w:lvl w:ilvl="0" w:tplc="BAF6068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760" w:hanging="360"/>
      </w:pPr>
    </w:lvl>
    <w:lvl w:ilvl="2" w:tplc="0416001B" w:tentative="1">
      <w:start w:val="1"/>
      <w:numFmt w:val="lowerRoman"/>
      <w:lvlText w:val="%3."/>
      <w:lvlJc w:val="right"/>
      <w:pPr>
        <w:ind w:left="1480" w:hanging="180"/>
      </w:pPr>
    </w:lvl>
    <w:lvl w:ilvl="3" w:tplc="0416000F" w:tentative="1">
      <w:start w:val="1"/>
      <w:numFmt w:val="decimal"/>
      <w:lvlText w:val="%4."/>
      <w:lvlJc w:val="left"/>
      <w:pPr>
        <w:ind w:left="2200" w:hanging="360"/>
      </w:pPr>
    </w:lvl>
    <w:lvl w:ilvl="4" w:tplc="04160019" w:tentative="1">
      <w:start w:val="1"/>
      <w:numFmt w:val="lowerLetter"/>
      <w:lvlText w:val="%5."/>
      <w:lvlJc w:val="left"/>
      <w:pPr>
        <w:ind w:left="2920" w:hanging="360"/>
      </w:pPr>
    </w:lvl>
    <w:lvl w:ilvl="5" w:tplc="0416001B" w:tentative="1">
      <w:start w:val="1"/>
      <w:numFmt w:val="lowerRoman"/>
      <w:lvlText w:val="%6."/>
      <w:lvlJc w:val="right"/>
      <w:pPr>
        <w:ind w:left="3640" w:hanging="180"/>
      </w:pPr>
    </w:lvl>
    <w:lvl w:ilvl="6" w:tplc="0416000F" w:tentative="1">
      <w:start w:val="1"/>
      <w:numFmt w:val="decimal"/>
      <w:lvlText w:val="%7."/>
      <w:lvlJc w:val="left"/>
      <w:pPr>
        <w:ind w:left="4360" w:hanging="360"/>
      </w:pPr>
    </w:lvl>
    <w:lvl w:ilvl="7" w:tplc="04160019" w:tentative="1">
      <w:start w:val="1"/>
      <w:numFmt w:val="lowerLetter"/>
      <w:lvlText w:val="%8."/>
      <w:lvlJc w:val="left"/>
      <w:pPr>
        <w:ind w:left="5080" w:hanging="360"/>
      </w:pPr>
    </w:lvl>
    <w:lvl w:ilvl="8" w:tplc="0416001B" w:tentative="1">
      <w:start w:val="1"/>
      <w:numFmt w:val="lowerRoman"/>
      <w:lvlText w:val="%9."/>
      <w:lvlJc w:val="right"/>
      <w:pPr>
        <w:ind w:left="5800" w:hanging="180"/>
      </w:pPr>
    </w:lvl>
  </w:abstractNum>
  <w:abstractNum w:abstractNumId="6" w15:restartNumberingAfterBreak="0">
    <w:nsid w:val="3175220D"/>
    <w:multiLevelType w:val="multilevel"/>
    <w:tmpl w:val="18F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E72B0"/>
    <w:multiLevelType w:val="hybridMultilevel"/>
    <w:tmpl w:val="2A80C6FE"/>
    <w:lvl w:ilvl="0" w:tplc="408455C0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8" w15:restartNumberingAfterBreak="0">
    <w:nsid w:val="58D76C9F"/>
    <w:multiLevelType w:val="hybridMultilevel"/>
    <w:tmpl w:val="0E9AADE6"/>
    <w:lvl w:ilvl="0" w:tplc="BAF6068A">
      <w:start w:val="1"/>
      <w:numFmt w:val="lowerLetter"/>
      <w:lvlText w:val="%1)"/>
      <w:lvlJc w:val="left"/>
      <w:pPr>
        <w:ind w:left="3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720" w:hanging="360"/>
      </w:pPr>
    </w:lvl>
    <w:lvl w:ilvl="2" w:tplc="0416001B" w:tentative="1">
      <w:start w:val="1"/>
      <w:numFmt w:val="lowerRoman"/>
      <w:lvlText w:val="%3."/>
      <w:lvlJc w:val="right"/>
      <w:pPr>
        <w:ind w:left="1440" w:hanging="180"/>
      </w:pPr>
    </w:lvl>
    <w:lvl w:ilvl="3" w:tplc="0416000F" w:tentative="1">
      <w:start w:val="1"/>
      <w:numFmt w:val="decimal"/>
      <w:lvlText w:val="%4."/>
      <w:lvlJc w:val="left"/>
      <w:pPr>
        <w:ind w:left="2160" w:hanging="360"/>
      </w:pPr>
    </w:lvl>
    <w:lvl w:ilvl="4" w:tplc="04160019" w:tentative="1">
      <w:start w:val="1"/>
      <w:numFmt w:val="lowerLetter"/>
      <w:lvlText w:val="%5."/>
      <w:lvlJc w:val="left"/>
      <w:pPr>
        <w:ind w:left="2880" w:hanging="360"/>
      </w:pPr>
    </w:lvl>
    <w:lvl w:ilvl="5" w:tplc="0416001B" w:tentative="1">
      <w:start w:val="1"/>
      <w:numFmt w:val="lowerRoman"/>
      <w:lvlText w:val="%6."/>
      <w:lvlJc w:val="right"/>
      <w:pPr>
        <w:ind w:left="3600" w:hanging="180"/>
      </w:pPr>
    </w:lvl>
    <w:lvl w:ilvl="6" w:tplc="0416000F" w:tentative="1">
      <w:start w:val="1"/>
      <w:numFmt w:val="decimal"/>
      <w:lvlText w:val="%7."/>
      <w:lvlJc w:val="left"/>
      <w:pPr>
        <w:ind w:left="4320" w:hanging="360"/>
      </w:pPr>
    </w:lvl>
    <w:lvl w:ilvl="7" w:tplc="04160019" w:tentative="1">
      <w:start w:val="1"/>
      <w:numFmt w:val="lowerLetter"/>
      <w:lvlText w:val="%8."/>
      <w:lvlJc w:val="left"/>
      <w:pPr>
        <w:ind w:left="5040" w:hanging="360"/>
      </w:pPr>
    </w:lvl>
    <w:lvl w:ilvl="8" w:tplc="0416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649E5B7E"/>
    <w:multiLevelType w:val="multilevel"/>
    <w:tmpl w:val="8B9A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1" w15:restartNumberingAfterBreak="0">
    <w:nsid w:val="6CB41345"/>
    <w:multiLevelType w:val="hybridMultilevel"/>
    <w:tmpl w:val="6384393E"/>
    <w:lvl w:ilvl="0" w:tplc="4566E1A6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2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14" w15:restartNumberingAfterBreak="0">
    <w:nsid w:val="7C872C1D"/>
    <w:multiLevelType w:val="hybridMultilevel"/>
    <w:tmpl w:val="FA1483D6"/>
    <w:lvl w:ilvl="0" w:tplc="4566E1A6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402927">
    <w:abstractNumId w:val="0"/>
  </w:num>
  <w:num w:numId="2" w16cid:durableId="1470131202">
    <w:abstractNumId w:val="2"/>
  </w:num>
  <w:num w:numId="3" w16cid:durableId="310981815">
    <w:abstractNumId w:val="2"/>
  </w:num>
  <w:num w:numId="4" w16cid:durableId="981153642">
    <w:abstractNumId w:val="1"/>
  </w:num>
  <w:num w:numId="5" w16cid:durableId="1015309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5418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1491334">
    <w:abstractNumId w:val="2"/>
  </w:num>
  <w:num w:numId="8" w16cid:durableId="2058699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543870">
    <w:abstractNumId w:val="12"/>
  </w:num>
  <w:num w:numId="10" w16cid:durableId="2028626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7499835">
    <w:abstractNumId w:val="3"/>
  </w:num>
  <w:num w:numId="12" w16cid:durableId="647786239">
    <w:abstractNumId w:val="10"/>
  </w:num>
  <w:num w:numId="13" w16cid:durableId="17124605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64843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4695426">
    <w:abstractNumId w:val="13"/>
  </w:num>
  <w:num w:numId="16" w16cid:durableId="20817091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3204519">
    <w:abstractNumId w:val="13"/>
  </w:num>
  <w:num w:numId="18" w16cid:durableId="2927160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29626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78456328">
    <w:abstractNumId w:val="11"/>
  </w:num>
  <w:num w:numId="21" w16cid:durableId="1196121161">
    <w:abstractNumId w:val="14"/>
  </w:num>
  <w:num w:numId="22" w16cid:durableId="696389612">
    <w:abstractNumId w:val="7"/>
  </w:num>
  <w:num w:numId="23" w16cid:durableId="2083209144">
    <w:abstractNumId w:val="4"/>
  </w:num>
  <w:num w:numId="24" w16cid:durableId="1690401931">
    <w:abstractNumId w:val="6"/>
  </w:num>
  <w:num w:numId="25" w16cid:durableId="1501241161">
    <w:abstractNumId w:val="9"/>
  </w:num>
  <w:num w:numId="26" w16cid:durableId="530607721">
    <w:abstractNumId w:val="0"/>
  </w:num>
  <w:num w:numId="27" w16cid:durableId="1305742637">
    <w:abstractNumId w:val="0"/>
  </w:num>
  <w:num w:numId="28" w16cid:durableId="1556893934">
    <w:abstractNumId w:val="5"/>
  </w:num>
  <w:num w:numId="29" w16cid:durableId="3171503">
    <w:abstractNumId w:val="8"/>
  </w:num>
  <w:num w:numId="30" w16cid:durableId="2440720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lton Solano dos Reis">
    <w15:presenceInfo w15:providerId="Windows Live" w15:userId="f8a8aa77fb4f51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023C5"/>
    <w:rsid w:val="00006466"/>
    <w:rsid w:val="00012922"/>
    <w:rsid w:val="0001575C"/>
    <w:rsid w:val="000179B5"/>
    <w:rsid w:val="00017B62"/>
    <w:rsid w:val="000204E7"/>
    <w:rsid w:val="00023FA0"/>
    <w:rsid w:val="0002602F"/>
    <w:rsid w:val="00030E4A"/>
    <w:rsid w:val="00031A27"/>
    <w:rsid w:val="00031EE0"/>
    <w:rsid w:val="00045ADB"/>
    <w:rsid w:val="0004641A"/>
    <w:rsid w:val="00052A07"/>
    <w:rsid w:val="000533DA"/>
    <w:rsid w:val="0005457F"/>
    <w:rsid w:val="0005510D"/>
    <w:rsid w:val="000608E9"/>
    <w:rsid w:val="00060A0F"/>
    <w:rsid w:val="00061FEB"/>
    <w:rsid w:val="00062D19"/>
    <w:rsid w:val="000667DF"/>
    <w:rsid w:val="0007209B"/>
    <w:rsid w:val="00075792"/>
    <w:rsid w:val="00077308"/>
    <w:rsid w:val="00080F9C"/>
    <w:rsid w:val="0008579A"/>
    <w:rsid w:val="000869E7"/>
    <w:rsid w:val="00086AA8"/>
    <w:rsid w:val="0008732D"/>
    <w:rsid w:val="00087E4B"/>
    <w:rsid w:val="00093B26"/>
    <w:rsid w:val="0009735C"/>
    <w:rsid w:val="000A0BC0"/>
    <w:rsid w:val="000A104C"/>
    <w:rsid w:val="000A19DE"/>
    <w:rsid w:val="000A3AD4"/>
    <w:rsid w:val="000A3EAB"/>
    <w:rsid w:val="000B12B2"/>
    <w:rsid w:val="000B3868"/>
    <w:rsid w:val="000C1926"/>
    <w:rsid w:val="000C1A18"/>
    <w:rsid w:val="000C648D"/>
    <w:rsid w:val="000D1294"/>
    <w:rsid w:val="000D77C2"/>
    <w:rsid w:val="000E039E"/>
    <w:rsid w:val="000E27F9"/>
    <w:rsid w:val="000E2B1E"/>
    <w:rsid w:val="000E311F"/>
    <w:rsid w:val="000E3A68"/>
    <w:rsid w:val="000E6CE0"/>
    <w:rsid w:val="000F64B3"/>
    <w:rsid w:val="000F77E3"/>
    <w:rsid w:val="00107B02"/>
    <w:rsid w:val="0011363A"/>
    <w:rsid w:val="00113A3F"/>
    <w:rsid w:val="00115C0A"/>
    <w:rsid w:val="001164FE"/>
    <w:rsid w:val="00125084"/>
    <w:rsid w:val="00125277"/>
    <w:rsid w:val="00126527"/>
    <w:rsid w:val="00130A6A"/>
    <w:rsid w:val="00131F05"/>
    <w:rsid w:val="00135AA3"/>
    <w:rsid w:val="001375F7"/>
    <w:rsid w:val="001427E2"/>
    <w:rsid w:val="00151B40"/>
    <w:rsid w:val="001554E9"/>
    <w:rsid w:val="001579AB"/>
    <w:rsid w:val="00160DC5"/>
    <w:rsid w:val="00162BF1"/>
    <w:rsid w:val="0016560C"/>
    <w:rsid w:val="00167BBF"/>
    <w:rsid w:val="00186092"/>
    <w:rsid w:val="00187A27"/>
    <w:rsid w:val="00193A97"/>
    <w:rsid w:val="001948BE"/>
    <w:rsid w:val="0019547B"/>
    <w:rsid w:val="001A12CE"/>
    <w:rsid w:val="001A6292"/>
    <w:rsid w:val="001A7511"/>
    <w:rsid w:val="001B09B2"/>
    <w:rsid w:val="001B2F1E"/>
    <w:rsid w:val="001C33B0"/>
    <w:rsid w:val="001C57E6"/>
    <w:rsid w:val="001C5CBB"/>
    <w:rsid w:val="001D465C"/>
    <w:rsid w:val="001D5EEA"/>
    <w:rsid w:val="001D6234"/>
    <w:rsid w:val="001E0AD0"/>
    <w:rsid w:val="001E646A"/>
    <w:rsid w:val="001E682E"/>
    <w:rsid w:val="001E756B"/>
    <w:rsid w:val="001F007F"/>
    <w:rsid w:val="001F0D36"/>
    <w:rsid w:val="00202F3F"/>
    <w:rsid w:val="00224BB2"/>
    <w:rsid w:val="00230AE7"/>
    <w:rsid w:val="00231A3C"/>
    <w:rsid w:val="00235240"/>
    <w:rsid w:val="002368FD"/>
    <w:rsid w:val="0024110F"/>
    <w:rsid w:val="002423AB"/>
    <w:rsid w:val="002440B0"/>
    <w:rsid w:val="00251B3A"/>
    <w:rsid w:val="00265CC8"/>
    <w:rsid w:val="00265EBC"/>
    <w:rsid w:val="0026776D"/>
    <w:rsid w:val="002739ED"/>
    <w:rsid w:val="00276E8F"/>
    <w:rsid w:val="0027792D"/>
    <w:rsid w:val="00277A48"/>
    <w:rsid w:val="00282723"/>
    <w:rsid w:val="00282788"/>
    <w:rsid w:val="00283469"/>
    <w:rsid w:val="0028617A"/>
    <w:rsid w:val="0029608A"/>
    <w:rsid w:val="002A50A2"/>
    <w:rsid w:val="002A6617"/>
    <w:rsid w:val="002A72AE"/>
    <w:rsid w:val="002A7E1B"/>
    <w:rsid w:val="002B0EDC"/>
    <w:rsid w:val="002B4718"/>
    <w:rsid w:val="002D4445"/>
    <w:rsid w:val="002D51BC"/>
    <w:rsid w:val="002E1172"/>
    <w:rsid w:val="002E6DD1"/>
    <w:rsid w:val="002F027E"/>
    <w:rsid w:val="00312CEA"/>
    <w:rsid w:val="00320BFA"/>
    <w:rsid w:val="0032378D"/>
    <w:rsid w:val="00335048"/>
    <w:rsid w:val="00340AD0"/>
    <w:rsid w:val="00340B6D"/>
    <w:rsid w:val="00340C8E"/>
    <w:rsid w:val="00344540"/>
    <w:rsid w:val="00345E2D"/>
    <w:rsid w:val="003519A3"/>
    <w:rsid w:val="0035304E"/>
    <w:rsid w:val="00360AC4"/>
    <w:rsid w:val="00362443"/>
    <w:rsid w:val="0037046F"/>
    <w:rsid w:val="00377DA7"/>
    <w:rsid w:val="00383087"/>
    <w:rsid w:val="003A1A7B"/>
    <w:rsid w:val="003A2B7D"/>
    <w:rsid w:val="003A4A75"/>
    <w:rsid w:val="003A5366"/>
    <w:rsid w:val="003B0C36"/>
    <w:rsid w:val="003B647A"/>
    <w:rsid w:val="003B6861"/>
    <w:rsid w:val="003C5262"/>
    <w:rsid w:val="003D398C"/>
    <w:rsid w:val="003D473B"/>
    <w:rsid w:val="003D4B35"/>
    <w:rsid w:val="003D56B0"/>
    <w:rsid w:val="003D5BC6"/>
    <w:rsid w:val="003E4F19"/>
    <w:rsid w:val="003E57D0"/>
    <w:rsid w:val="003F5F25"/>
    <w:rsid w:val="0040436D"/>
    <w:rsid w:val="00410543"/>
    <w:rsid w:val="004154CE"/>
    <w:rsid w:val="004173CC"/>
    <w:rsid w:val="0042356B"/>
    <w:rsid w:val="0042420A"/>
    <w:rsid w:val="004243D2"/>
    <w:rsid w:val="00424610"/>
    <w:rsid w:val="00424AD5"/>
    <w:rsid w:val="00431C8E"/>
    <w:rsid w:val="00431EF4"/>
    <w:rsid w:val="00435424"/>
    <w:rsid w:val="00451B94"/>
    <w:rsid w:val="00455AED"/>
    <w:rsid w:val="00461745"/>
    <w:rsid w:val="0046540C"/>
    <w:rsid w:val="004661F2"/>
    <w:rsid w:val="00470C41"/>
    <w:rsid w:val="0047690F"/>
    <w:rsid w:val="00476C78"/>
    <w:rsid w:val="00482174"/>
    <w:rsid w:val="0048576D"/>
    <w:rsid w:val="004906D4"/>
    <w:rsid w:val="00493B1A"/>
    <w:rsid w:val="0049495C"/>
    <w:rsid w:val="00497EF6"/>
    <w:rsid w:val="004B42D8"/>
    <w:rsid w:val="004B6B8F"/>
    <w:rsid w:val="004B7511"/>
    <w:rsid w:val="004E0CD3"/>
    <w:rsid w:val="004E23CE"/>
    <w:rsid w:val="004E3092"/>
    <w:rsid w:val="004E516B"/>
    <w:rsid w:val="004F6E66"/>
    <w:rsid w:val="00500539"/>
    <w:rsid w:val="00500E44"/>
    <w:rsid w:val="00503373"/>
    <w:rsid w:val="00503F3F"/>
    <w:rsid w:val="00504693"/>
    <w:rsid w:val="00504F36"/>
    <w:rsid w:val="00505EA5"/>
    <w:rsid w:val="005312EB"/>
    <w:rsid w:val="00536336"/>
    <w:rsid w:val="0054044B"/>
    <w:rsid w:val="00542ED7"/>
    <w:rsid w:val="00550D4A"/>
    <w:rsid w:val="00554DED"/>
    <w:rsid w:val="00564A29"/>
    <w:rsid w:val="00564FBC"/>
    <w:rsid w:val="00567A2E"/>
    <w:rsid w:val="005705A9"/>
    <w:rsid w:val="00572864"/>
    <w:rsid w:val="00576370"/>
    <w:rsid w:val="00577786"/>
    <w:rsid w:val="00581BD6"/>
    <w:rsid w:val="00581DD8"/>
    <w:rsid w:val="00582E35"/>
    <w:rsid w:val="0058482B"/>
    <w:rsid w:val="0058618A"/>
    <w:rsid w:val="00587002"/>
    <w:rsid w:val="00591611"/>
    <w:rsid w:val="00592AFB"/>
    <w:rsid w:val="00592BA8"/>
    <w:rsid w:val="005932AB"/>
    <w:rsid w:val="005A362B"/>
    <w:rsid w:val="005A41E8"/>
    <w:rsid w:val="005A4952"/>
    <w:rsid w:val="005A63F1"/>
    <w:rsid w:val="005A67E9"/>
    <w:rsid w:val="005B20A1"/>
    <w:rsid w:val="005B2478"/>
    <w:rsid w:val="005B2E12"/>
    <w:rsid w:val="005B4930"/>
    <w:rsid w:val="005B5F89"/>
    <w:rsid w:val="005B72DA"/>
    <w:rsid w:val="005B7742"/>
    <w:rsid w:val="005C0086"/>
    <w:rsid w:val="005C21FC"/>
    <w:rsid w:val="005C30AE"/>
    <w:rsid w:val="005C73F2"/>
    <w:rsid w:val="005D5595"/>
    <w:rsid w:val="005E35F3"/>
    <w:rsid w:val="005E400D"/>
    <w:rsid w:val="005E698D"/>
    <w:rsid w:val="005E6DEA"/>
    <w:rsid w:val="005F09F1"/>
    <w:rsid w:val="005F645A"/>
    <w:rsid w:val="005F7EDE"/>
    <w:rsid w:val="0060060C"/>
    <w:rsid w:val="006118D1"/>
    <w:rsid w:val="006122E3"/>
    <w:rsid w:val="0061251F"/>
    <w:rsid w:val="0061611B"/>
    <w:rsid w:val="00620D93"/>
    <w:rsid w:val="0062386A"/>
    <w:rsid w:val="0062576D"/>
    <w:rsid w:val="00625788"/>
    <w:rsid w:val="006305AA"/>
    <w:rsid w:val="0063277E"/>
    <w:rsid w:val="006364F4"/>
    <w:rsid w:val="006373DB"/>
    <w:rsid w:val="00640352"/>
    <w:rsid w:val="006426D5"/>
    <w:rsid w:val="00642924"/>
    <w:rsid w:val="006466FF"/>
    <w:rsid w:val="00646A5F"/>
    <w:rsid w:val="006475C1"/>
    <w:rsid w:val="00656C00"/>
    <w:rsid w:val="00661967"/>
    <w:rsid w:val="00661F61"/>
    <w:rsid w:val="00671B49"/>
    <w:rsid w:val="00674155"/>
    <w:rsid w:val="006746CA"/>
    <w:rsid w:val="00676D6B"/>
    <w:rsid w:val="0068297C"/>
    <w:rsid w:val="006927E1"/>
    <w:rsid w:val="00695745"/>
    <w:rsid w:val="0069600B"/>
    <w:rsid w:val="006A0A1A"/>
    <w:rsid w:val="006A11BA"/>
    <w:rsid w:val="006A6460"/>
    <w:rsid w:val="006B0760"/>
    <w:rsid w:val="006B0B84"/>
    <w:rsid w:val="006B104E"/>
    <w:rsid w:val="006B5AEA"/>
    <w:rsid w:val="006B6383"/>
    <w:rsid w:val="006B640D"/>
    <w:rsid w:val="006C5C46"/>
    <w:rsid w:val="006C61FA"/>
    <w:rsid w:val="006D0896"/>
    <w:rsid w:val="006E2149"/>
    <w:rsid w:val="006E25D2"/>
    <w:rsid w:val="006E341B"/>
    <w:rsid w:val="007037E3"/>
    <w:rsid w:val="0070391A"/>
    <w:rsid w:val="00704E7F"/>
    <w:rsid w:val="00706486"/>
    <w:rsid w:val="00706E62"/>
    <w:rsid w:val="007136B0"/>
    <w:rsid w:val="007214E3"/>
    <w:rsid w:val="007222F7"/>
    <w:rsid w:val="00724679"/>
    <w:rsid w:val="00725368"/>
    <w:rsid w:val="00725CD6"/>
    <w:rsid w:val="007304F3"/>
    <w:rsid w:val="00730839"/>
    <w:rsid w:val="00730F60"/>
    <w:rsid w:val="00733FF9"/>
    <w:rsid w:val="00741176"/>
    <w:rsid w:val="00752038"/>
    <w:rsid w:val="007554DF"/>
    <w:rsid w:val="007561B8"/>
    <w:rsid w:val="0075776D"/>
    <w:rsid w:val="007613FB"/>
    <w:rsid w:val="00761E34"/>
    <w:rsid w:val="007722BF"/>
    <w:rsid w:val="0077580B"/>
    <w:rsid w:val="00781167"/>
    <w:rsid w:val="007821AB"/>
    <w:rsid w:val="007854B3"/>
    <w:rsid w:val="0078787D"/>
    <w:rsid w:val="00787FA8"/>
    <w:rsid w:val="007944F8"/>
    <w:rsid w:val="007973E3"/>
    <w:rsid w:val="007A1883"/>
    <w:rsid w:val="007B3EF7"/>
    <w:rsid w:val="007C3C5D"/>
    <w:rsid w:val="007C5EBA"/>
    <w:rsid w:val="007C6574"/>
    <w:rsid w:val="007D0720"/>
    <w:rsid w:val="007D10F2"/>
    <w:rsid w:val="007D207E"/>
    <w:rsid w:val="007D5744"/>
    <w:rsid w:val="007D6DEC"/>
    <w:rsid w:val="007E46A1"/>
    <w:rsid w:val="007E730D"/>
    <w:rsid w:val="007E7311"/>
    <w:rsid w:val="007F20C0"/>
    <w:rsid w:val="007F2F48"/>
    <w:rsid w:val="007F403E"/>
    <w:rsid w:val="00802D0F"/>
    <w:rsid w:val="008072AC"/>
    <w:rsid w:val="00810CEA"/>
    <w:rsid w:val="008233E5"/>
    <w:rsid w:val="00824E36"/>
    <w:rsid w:val="00833DE8"/>
    <w:rsid w:val="00833F47"/>
    <w:rsid w:val="00833FDE"/>
    <w:rsid w:val="008348C3"/>
    <w:rsid w:val="008373B4"/>
    <w:rsid w:val="008404C4"/>
    <w:rsid w:val="00843710"/>
    <w:rsid w:val="00847D37"/>
    <w:rsid w:val="0085001D"/>
    <w:rsid w:val="00866671"/>
    <w:rsid w:val="00870802"/>
    <w:rsid w:val="00871A41"/>
    <w:rsid w:val="00882AA6"/>
    <w:rsid w:val="00886D76"/>
    <w:rsid w:val="00897019"/>
    <w:rsid w:val="008A0A67"/>
    <w:rsid w:val="008A552B"/>
    <w:rsid w:val="008B0A07"/>
    <w:rsid w:val="008B781F"/>
    <w:rsid w:val="008C0069"/>
    <w:rsid w:val="008C1495"/>
    <w:rsid w:val="008C5E2A"/>
    <w:rsid w:val="008C6789"/>
    <w:rsid w:val="008D4159"/>
    <w:rsid w:val="008D5522"/>
    <w:rsid w:val="008D69C5"/>
    <w:rsid w:val="008D7404"/>
    <w:rsid w:val="008E0F86"/>
    <w:rsid w:val="008F2C83"/>
    <w:rsid w:val="008F2DC1"/>
    <w:rsid w:val="008F70AD"/>
    <w:rsid w:val="00900DB1"/>
    <w:rsid w:val="009022BF"/>
    <w:rsid w:val="00911CD9"/>
    <w:rsid w:val="00912B71"/>
    <w:rsid w:val="00921D02"/>
    <w:rsid w:val="0092577E"/>
    <w:rsid w:val="00931632"/>
    <w:rsid w:val="00932C92"/>
    <w:rsid w:val="009454E4"/>
    <w:rsid w:val="00946836"/>
    <w:rsid w:val="0095362E"/>
    <w:rsid w:val="0096683A"/>
    <w:rsid w:val="009671BC"/>
    <w:rsid w:val="00967611"/>
    <w:rsid w:val="00984240"/>
    <w:rsid w:val="00987245"/>
    <w:rsid w:val="00987F2B"/>
    <w:rsid w:val="00995B07"/>
    <w:rsid w:val="0099692C"/>
    <w:rsid w:val="009A062D"/>
    <w:rsid w:val="009A2619"/>
    <w:rsid w:val="009A584D"/>
    <w:rsid w:val="009A5850"/>
    <w:rsid w:val="009B10D6"/>
    <w:rsid w:val="009B4104"/>
    <w:rsid w:val="009B5D54"/>
    <w:rsid w:val="009C1107"/>
    <w:rsid w:val="009C4E84"/>
    <w:rsid w:val="009D5007"/>
    <w:rsid w:val="009D65D0"/>
    <w:rsid w:val="009D7E91"/>
    <w:rsid w:val="009E0D31"/>
    <w:rsid w:val="009E135E"/>
    <w:rsid w:val="009E3C92"/>
    <w:rsid w:val="009E54F4"/>
    <w:rsid w:val="009E6817"/>
    <w:rsid w:val="009E6DA8"/>
    <w:rsid w:val="009E71AD"/>
    <w:rsid w:val="009F2BFA"/>
    <w:rsid w:val="009F7E24"/>
    <w:rsid w:val="00A03A3D"/>
    <w:rsid w:val="00A045C4"/>
    <w:rsid w:val="00A05D48"/>
    <w:rsid w:val="00A10DFA"/>
    <w:rsid w:val="00A13585"/>
    <w:rsid w:val="00A15D51"/>
    <w:rsid w:val="00A20704"/>
    <w:rsid w:val="00A21708"/>
    <w:rsid w:val="00A22362"/>
    <w:rsid w:val="00A226CB"/>
    <w:rsid w:val="00A249BA"/>
    <w:rsid w:val="00A307C7"/>
    <w:rsid w:val="00A44581"/>
    <w:rsid w:val="00A45093"/>
    <w:rsid w:val="00A46AD8"/>
    <w:rsid w:val="00A50EAF"/>
    <w:rsid w:val="00A55E4D"/>
    <w:rsid w:val="00A5636D"/>
    <w:rsid w:val="00A57111"/>
    <w:rsid w:val="00A602F9"/>
    <w:rsid w:val="00A60425"/>
    <w:rsid w:val="00A621C0"/>
    <w:rsid w:val="00A650EE"/>
    <w:rsid w:val="00A662C8"/>
    <w:rsid w:val="00A67882"/>
    <w:rsid w:val="00A70201"/>
    <w:rsid w:val="00A71157"/>
    <w:rsid w:val="00A75492"/>
    <w:rsid w:val="00A966E6"/>
    <w:rsid w:val="00AB2BE3"/>
    <w:rsid w:val="00AB7834"/>
    <w:rsid w:val="00AC4D5F"/>
    <w:rsid w:val="00AD1D2C"/>
    <w:rsid w:val="00AE0525"/>
    <w:rsid w:val="00AE08DB"/>
    <w:rsid w:val="00AE2729"/>
    <w:rsid w:val="00AE3148"/>
    <w:rsid w:val="00AE5AE2"/>
    <w:rsid w:val="00AE7343"/>
    <w:rsid w:val="00AF352B"/>
    <w:rsid w:val="00AF5E44"/>
    <w:rsid w:val="00AF5ECC"/>
    <w:rsid w:val="00B00A13"/>
    <w:rsid w:val="00B00D69"/>
    <w:rsid w:val="00B00E04"/>
    <w:rsid w:val="00B05485"/>
    <w:rsid w:val="00B102E8"/>
    <w:rsid w:val="00B1458E"/>
    <w:rsid w:val="00B14A44"/>
    <w:rsid w:val="00B14C51"/>
    <w:rsid w:val="00B20021"/>
    <w:rsid w:val="00B20FDE"/>
    <w:rsid w:val="00B42041"/>
    <w:rsid w:val="00B43FBF"/>
    <w:rsid w:val="00B44F11"/>
    <w:rsid w:val="00B4757D"/>
    <w:rsid w:val="00B5079A"/>
    <w:rsid w:val="00B51846"/>
    <w:rsid w:val="00B56ED0"/>
    <w:rsid w:val="00B62979"/>
    <w:rsid w:val="00B70056"/>
    <w:rsid w:val="00B72CC0"/>
    <w:rsid w:val="00B823A7"/>
    <w:rsid w:val="00B90FA5"/>
    <w:rsid w:val="00B919F1"/>
    <w:rsid w:val="00BA2260"/>
    <w:rsid w:val="00BB468D"/>
    <w:rsid w:val="00BC0E8D"/>
    <w:rsid w:val="00BC1332"/>
    <w:rsid w:val="00BC3895"/>
    <w:rsid w:val="00BC4F18"/>
    <w:rsid w:val="00BC7318"/>
    <w:rsid w:val="00BE6551"/>
    <w:rsid w:val="00BE7447"/>
    <w:rsid w:val="00BF093B"/>
    <w:rsid w:val="00BF1170"/>
    <w:rsid w:val="00BF627D"/>
    <w:rsid w:val="00BF7950"/>
    <w:rsid w:val="00C00B88"/>
    <w:rsid w:val="00C06B2A"/>
    <w:rsid w:val="00C209CD"/>
    <w:rsid w:val="00C23CC6"/>
    <w:rsid w:val="00C325D6"/>
    <w:rsid w:val="00C35E57"/>
    <w:rsid w:val="00C35E80"/>
    <w:rsid w:val="00C37335"/>
    <w:rsid w:val="00C40AA2"/>
    <w:rsid w:val="00C42285"/>
    <w:rsid w:val="00C4244F"/>
    <w:rsid w:val="00C458D3"/>
    <w:rsid w:val="00C632ED"/>
    <w:rsid w:val="00C63A77"/>
    <w:rsid w:val="00C64F44"/>
    <w:rsid w:val="00C66150"/>
    <w:rsid w:val="00C70EF5"/>
    <w:rsid w:val="00C756C5"/>
    <w:rsid w:val="00C80A33"/>
    <w:rsid w:val="00C82195"/>
    <w:rsid w:val="00C82CAE"/>
    <w:rsid w:val="00C8442E"/>
    <w:rsid w:val="00C930A8"/>
    <w:rsid w:val="00C943B5"/>
    <w:rsid w:val="00CA108B"/>
    <w:rsid w:val="00CA6CDB"/>
    <w:rsid w:val="00CA759D"/>
    <w:rsid w:val="00CB5E13"/>
    <w:rsid w:val="00CC349E"/>
    <w:rsid w:val="00CC3524"/>
    <w:rsid w:val="00CD27BE"/>
    <w:rsid w:val="00CD29E9"/>
    <w:rsid w:val="00CD4BBC"/>
    <w:rsid w:val="00CD4CAB"/>
    <w:rsid w:val="00CD6F0F"/>
    <w:rsid w:val="00CE0BB7"/>
    <w:rsid w:val="00CE340F"/>
    <w:rsid w:val="00CE3E9A"/>
    <w:rsid w:val="00CE708B"/>
    <w:rsid w:val="00CF26B7"/>
    <w:rsid w:val="00CF6E39"/>
    <w:rsid w:val="00CF72DA"/>
    <w:rsid w:val="00D03B57"/>
    <w:rsid w:val="00D0769A"/>
    <w:rsid w:val="00D15B4E"/>
    <w:rsid w:val="00D177E7"/>
    <w:rsid w:val="00D2079F"/>
    <w:rsid w:val="00D3494A"/>
    <w:rsid w:val="00D41D65"/>
    <w:rsid w:val="00D43A5C"/>
    <w:rsid w:val="00D447EF"/>
    <w:rsid w:val="00D44E47"/>
    <w:rsid w:val="00D460C1"/>
    <w:rsid w:val="00D505E2"/>
    <w:rsid w:val="00D54040"/>
    <w:rsid w:val="00D6498F"/>
    <w:rsid w:val="00D674CB"/>
    <w:rsid w:val="00D73B88"/>
    <w:rsid w:val="00D7463D"/>
    <w:rsid w:val="00D765F9"/>
    <w:rsid w:val="00D80F5A"/>
    <w:rsid w:val="00D83DE8"/>
    <w:rsid w:val="00D84943"/>
    <w:rsid w:val="00D91B04"/>
    <w:rsid w:val="00D94AE7"/>
    <w:rsid w:val="00D966B3"/>
    <w:rsid w:val="00D970F0"/>
    <w:rsid w:val="00DA4540"/>
    <w:rsid w:val="00DA587E"/>
    <w:rsid w:val="00DA60F4"/>
    <w:rsid w:val="00DA72D4"/>
    <w:rsid w:val="00DB0F8B"/>
    <w:rsid w:val="00DB1788"/>
    <w:rsid w:val="00DB23CF"/>
    <w:rsid w:val="00DB3052"/>
    <w:rsid w:val="00DB4269"/>
    <w:rsid w:val="00DC2D17"/>
    <w:rsid w:val="00DC6B27"/>
    <w:rsid w:val="00DE043A"/>
    <w:rsid w:val="00DE23BF"/>
    <w:rsid w:val="00DE3981"/>
    <w:rsid w:val="00DE40DD"/>
    <w:rsid w:val="00DE7755"/>
    <w:rsid w:val="00DF059A"/>
    <w:rsid w:val="00DF2EBB"/>
    <w:rsid w:val="00DF3D56"/>
    <w:rsid w:val="00DF64E9"/>
    <w:rsid w:val="00DF6D19"/>
    <w:rsid w:val="00DF6ED2"/>
    <w:rsid w:val="00DF70F5"/>
    <w:rsid w:val="00E2252C"/>
    <w:rsid w:val="00E270C0"/>
    <w:rsid w:val="00E36D82"/>
    <w:rsid w:val="00E460B9"/>
    <w:rsid w:val="00E50366"/>
    <w:rsid w:val="00E51601"/>
    <w:rsid w:val="00E51965"/>
    <w:rsid w:val="00E61AC0"/>
    <w:rsid w:val="00E638A0"/>
    <w:rsid w:val="00E67121"/>
    <w:rsid w:val="00E7198D"/>
    <w:rsid w:val="00E735AF"/>
    <w:rsid w:val="00E74CA6"/>
    <w:rsid w:val="00E75E3D"/>
    <w:rsid w:val="00E84491"/>
    <w:rsid w:val="00E9731C"/>
    <w:rsid w:val="00EA4E4C"/>
    <w:rsid w:val="00EA68A4"/>
    <w:rsid w:val="00EB04B7"/>
    <w:rsid w:val="00EB7992"/>
    <w:rsid w:val="00EC0104"/>
    <w:rsid w:val="00EC0184"/>
    <w:rsid w:val="00EC2D7A"/>
    <w:rsid w:val="00EC3C7E"/>
    <w:rsid w:val="00EC6009"/>
    <w:rsid w:val="00EC633A"/>
    <w:rsid w:val="00ED1B9D"/>
    <w:rsid w:val="00ED5190"/>
    <w:rsid w:val="00ED53D5"/>
    <w:rsid w:val="00EE056F"/>
    <w:rsid w:val="00EF43F5"/>
    <w:rsid w:val="00EF74D7"/>
    <w:rsid w:val="00F017AF"/>
    <w:rsid w:val="00F01CD5"/>
    <w:rsid w:val="00F041C4"/>
    <w:rsid w:val="00F11FBA"/>
    <w:rsid w:val="00F14812"/>
    <w:rsid w:val="00F1598C"/>
    <w:rsid w:val="00F20BC6"/>
    <w:rsid w:val="00F21403"/>
    <w:rsid w:val="00F22640"/>
    <w:rsid w:val="00F255FC"/>
    <w:rsid w:val="00F259B0"/>
    <w:rsid w:val="00F26A20"/>
    <w:rsid w:val="00F276C9"/>
    <w:rsid w:val="00F31359"/>
    <w:rsid w:val="00F40690"/>
    <w:rsid w:val="00F43B8F"/>
    <w:rsid w:val="00F51785"/>
    <w:rsid w:val="00F530D7"/>
    <w:rsid w:val="00F541E6"/>
    <w:rsid w:val="00F62F49"/>
    <w:rsid w:val="00F640BF"/>
    <w:rsid w:val="00F654D4"/>
    <w:rsid w:val="00F70754"/>
    <w:rsid w:val="00F71D9C"/>
    <w:rsid w:val="00F77926"/>
    <w:rsid w:val="00F83A19"/>
    <w:rsid w:val="00F85217"/>
    <w:rsid w:val="00F86127"/>
    <w:rsid w:val="00F879A1"/>
    <w:rsid w:val="00F92FC4"/>
    <w:rsid w:val="00F9793C"/>
    <w:rsid w:val="00FA0C14"/>
    <w:rsid w:val="00FA0E5B"/>
    <w:rsid w:val="00FA137A"/>
    <w:rsid w:val="00FA5504"/>
    <w:rsid w:val="00FA6300"/>
    <w:rsid w:val="00FB4B02"/>
    <w:rsid w:val="00FC2831"/>
    <w:rsid w:val="00FC2D40"/>
    <w:rsid w:val="00FC3600"/>
    <w:rsid w:val="00FC4A9F"/>
    <w:rsid w:val="00FC565B"/>
    <w:rsid w:val="00FE006E"/>
    <w:rsid w:val="00FE197E"/>
    <w:rsid w:val="00FF0DF1"/>
    <w:rsid w:val="00FF26AA"/>
    <w:rsid w:val="56DAB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9DC95F"/>
  <w15:chartTrackingRefBased/>
  <w15:docId w15:val="{364BF16F-3C27-49C4-86CA-6E67117A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504F36"/>
    <w:pPr>
      <w:numPr>
        <w:numId w:val="1"/>
      </w:numPr>
      <w:tabs>
        <w:tab w:val="left" w:pos="284"/>
      </w:tabs>
      <w:spacing w:before="120" w:line="360" w:lineRule="auto"/>
      <w:jc w:val="both"/>
      <w:outlineLvl w:val="0"/>
    </w:pPr>
    <w:rPr>
      <w:bCs/>
      <w:caps/>
      <w:sz w:val="20"/>
    </w:rPr>
  </w:style>
  <w:style w:type="paragraph" w:styleId="Ttulo2">
    <w:name w:val="heading 2"/>
    <w:aliases w:val="TF-TÍTULO 2"/>
    <w:next w:val="TF-TEXTO"/>
    <w:autoRedefine/>
    <w:qFormat/>
    <w:rsid w:val="00B56ED0"/>
    <w:pPr>
      <w:keepNext/>
      <w:keepLines/>
      <w:numPr>
        <w:ilvl w:val="1"/>
        <w:numId w:val="1"/>
      </w:numPr>
      <w:spacing w:before="120" w:after="120"/>
      <w:jc w:val="both"/>
      <w:outlineLvl w:val="1"/>
    </w:pPr>
    <w:rPr>
      <w:caps/>
      <w:color w:val="000000"/>
    </w:rPr>
  </w:style>
  <w:style w:type="paragraph" w:styleId="Ttulo3">
    <w:name w:val="heading 3"/>
    <w:aliases w:val="TF-TÍTULO 3"/>
    <w:next w:val="TF-TEXTO"/>
    <w:autoRedefine/>
    <w:qFormat/>
    <w:rsid w:val="007821AB"/>
    <w:pPr>
      <w:keepNext/>
      <w:keepLines/>
      <w:numPr>
        <w:ilvl w:val="2"/>
        <w:numId w:val="1"/>
      </w:numPr>
      <w:spacing w:before="240" w:line="360" w:lineRule="auto"/>
      <w:jc w:val="both"/>
      <w:outlineLvl w:val="2"/>
    </w:pPr>
    <w:rPr>
      <w:b/>
      <w:bCs/>
      <w:color w:val="000000"/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LEGENDA-Ilustracao">
    <w:name w:val="TF-LEGENDA-Ilustracao"/>
    <w:basedOn w:val="TF-LEGENDA"/>
    <w:semiHidden/>
    <w:qFormat/>
    <w:rsid w:val="00F40690"/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FIGURA">
    <w:name w:val="TF-FIGURA"/>
    <w:basedOn w:val="TF-TEXTO"/>
    <w:qFormat/>
    <w:rsid w:val="00C458D3"/>
    <w:pPr>
      <w:keepNext/>
      <w:spacing w:after="0"/>
      <w:ind w:firstLine="0"/>
      <w:jc w:val="center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A57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gcgfurb/tcc_VitorGabrielEduardo/blob/master/tcc_bcc_2025_1_VitorGabrielEduardo/Textos/tcc_bcc_2025_1_VitorGabrielEduardo-VF.pdf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Props1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2931</Words>
  <Characters>15831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18725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Dalton Solano dos Reis</cp:lastModifiedBy>
  <cp:revision>6</cp:revision>
  <cp:lastPrinted>2026-04-21T18:43:00Z</cp:lastPrinted>
  <dcterms:created xsi:type="dcterms:W3CDTF">2026-04-22T01:08:00Z</dcterms:created>
  <dcterms:modified xsi:type="dcterms:W3CDTF">2026-05-07T13:48:00Z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  <property fmtid="{D5CDD505-2E9C-101B-9397-08002B2CF9AE}" pid="3" name="Has_Teacher_Only_SectionGroup">
    <vt:lpwstr/>
  </property>
  <property fmtid="{D5CDD505-2E9C-101B-9397-08002B2CF9AE}" pid="4" name="NotebookType">
    <vt:lpwstr/>
  </property>
  <property fmtid="{D5CDD505-2E9C-101B-9397-08002B2CF9AE}" pid="5" name="DefaultSectionNames">
    <vt:lpwstr/>
  </property>
  <property fmtid="{D5CDD505-2E9C-101B-9397-08002B2CF9AE}" pid="6" name="Self_Registration_Enabled">
    <vt:lpwstr/>
  </property>
  <property fmtid="{D5CDD505-2E9C-101B-9397-08002B2CF9AE}" pid="7" name="FolderType">
    <vt:lpwstr/>
  </property>
  <property fmtid="{D5CDD505-2E9C-101B-9397-08002B2CF9AE}" pid="8" name="AppVersion">
    <vt:lpwstr/>
  </property>
  <property fmtid="{D5CDD505-2E9C-101B-9397-08002B2CF9AE}" pid="9" name="TeamsChannelId">
    <vt:lpwstr/>
  </property>
  <property fmtid="{D5CDD505-2E9C-101B-9397-08002B2CF9AE}" pid="10" name="IsNotebookLocked">
    <vt:lpwstr/>
  </property>
  <property fmtid="{D5CDD505-2E9C-101B-9397-08002B2CF9AE}" pid="11" name="Students">
    <vt:lpwstr/>
  </property>
  <property fmtid="{D5CDD505-2E9C-101B-9397-08002B2CF9AE}" pid="12" name="Templates">
    <vt:lpwstr/>
  </property>
  <property fmtid="{D5CDD505-2E9C-101B-9397-08002B2CF9AE}" pid="13" name="CultureName">
    <vt:lpwstr/>
  </property>
  <property fmtid="{D5CDD505-2E9C-101B-9397-08002B2CF9AE}" pid="14" name="Invited_Students">
    <vt:lpwstr/>
  </property>
  <property fmtid="{D5CDD505-2E9C-101B-9397-08002B2CF9AE}" pid="15" name="Owner">
    <vt:lpwstr/>
  </property>
  <property fmtid="{D5CDD505-2E9C-101B-9397-08002B2CF9AE}" pid="16" name="Teachers">
    <vt:lpwstr/>
  </property>
  <property fmtid="{D5CDD505-2E9C-101B-9397-08002B2CF9AE}" pid="17" name="Student_Groups">
    <vt:lpwstr/>
  </property>
  <property fmtid="{D5CDD505-2E9C-101B-9397-08002B2CF9AE}" pid="18" name="Invited_Teachers">
    <vt:lpwstr/>
  </property>
  <property fmtid="{D5CDD505-2E9C-101B-9397-08002B2CF9AE}" pid="19" name="Is_Collaboration_Space_Locked">
    <vt:lpwstr/>
  </property>
  <property fmtid="{D5CDD505-2E9C-101B-9397-08002B2CF9AE}" pid="20" name="MSIP_Label_9f9c0dd6-8c65-43d6-9995-fff3709d7310_Enabled">
    <vt:lpwstr>true</vt:lpwstr>
  </property>
  <property fmtid="{D5CDD505-2E9C-101B-9397-08002B2CF9AE}" pid="21" name="MSIP_Label_9f9c0dd6-8c65-43d6-9995-fff3709d7310_SetDate">
    <vt:lpwstr>2026-04-21T18:49:15Z</vt:lpwstr>
  </property>
  <property fmtid="{D5CDD505-2E9C-101B-9397-08002B2CF9AE}" pid="22" name="MSIP_Label_9f9c0dd6-8c65-43d6-9995-fff3709d7310_Method">
    <vt:lpwstr>Standard</vt:lpwstr>
  </property>
  <property fmtid="{D5CDD505-2E9C-101B-9397-08002B2CF9AE}" pid="23" name="MSIP_Label_9f9c0dd6-8c65-43d6-9995-fff3709d7310_Name">
    <vt:lpwstr>defa4170-0d19-0005-0000-bc88714345d2</vt:lpwstr>
  </property>
  <property fmtid="{D5CDD505-2E9C-101B-9397-08002B2CF9AE}" pid="24" name="MSIP_Label_9f9c0dd6-8c65-43d6-9995-fff3709d7310_SiteId">
    <vt:lpwstr>0c2d222a-ecda-4b70-960a-acef6ced3052</vt:lpwstr>
  </property>
  <property fmtid="{D5CDD505-2E9C-101B-9397-08002B2CF9AE}" pid="25" name="MSIP_Label_9f9c0dd6-8c65-43d6-9995-fff3709d7310_ActionId">
    <vt:lpwstr>4ef2f756-7826-4ecc-8296-d88b312236ea</vt:lpwstr>
  </property>
  <property fmtid="{D5CDD505-2E9C-101B-9397-08002B2CF9AE}" pid="26" name="MSIP_Label_9f9c0dd6-8c65-43d6-9995-fff3709d7310_ContentBits">
    <vt:lpwstr>0</vt:lpwstr>
  </property>
  <property fmtid="{D5CDD505-2E9C-101B-9397-08002B2CF9AE}" pid="27" name="MSIP_Label_9f9c0dd6-8c65-43d6-9995-fff3709d7310_Tag">
    <vt:lpwstr>10, 3, 0, 2</vt:lpwstr>
  </property>
</Properties>
</file>